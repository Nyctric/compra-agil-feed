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7CD13D" w14:textId="77777777" w:rsidR="001E02B3" w:rsidRPr="00DB0965" w:rsidRDefault="001E02B3" w:rsidP="001E02B3">
      <w:pPr>
        <w:keepNext/>
        <w:tabs>
          <w:tab w:val="left" w:pos="851"/>
          <w:tab w:val="num" w:pos="1560"/>
          <w:tab w:val="num" w:pos="3284"/>
        </w:tabs>
        <w:ind w:right="51"/>
        <w:jc w:val="both"/>
        <w:outlineLvl w:val="0"/>
        <w:rPr>
          <w:b/>
          <w:color w:val="000000" w:themeColor="text1"/>
          <w:sz w:val="28"/>
          <w:szCs w:val="28"/>
          <w:lang w:val="es-CL"/>
        </w:rPr>
      </w:pPr>
      <w:r w:rsidRPr="00ED3040">
        <w:rPr>
          <w:b/>
          <w:color w:val="000000" w:themeColor="text1"/>
          <w:sz w:val="28"/>
          <w:szCs w:val="28"/>
          <w:lang w:val="es-CL"/>
        </w:rPr>
        <w:t>“</w:t>
      </w:r>
      <w:r w:rsidRPr="00ED3040">
        <w:rPr>
          <w:rFonts w:eastAsia="Wingdings"/>
          <w:b/>
          <w:bCs/>
          <w:color w:val="000000" w:themeColor="text1"/>
          <w:sz w:val="28"/>
          <w:szCs w:val="28"/>
          <w:lang w:val="es-CL"/>
        </w:rPr>
        <w:t xml:space="preserve">BASES TÉCNICAS POR </w:t>
      </w:r>
      <w:r>
        <w:rPr>
          <w:rFonts w:eastAsia="Wingdings"/>
          <w:b/>
          <w:bCs/>
          <w:color w:val="000000" w:themeColor="text1"/>
          <w:sz w:val="28"/>
          <w:szCs w:val="28"/>
          <w:lang w:val="es-CL"/>
        </w:rPr>
        <w:t>EL</w:t>
      </w:r>
      <w:r w:rsidRPr="00ED3040">
        <w:rPr>
          <w:rFonts w:eastAsia="Wingdings"/>
          <w:b/>
          <w:bCs/>
          <w:color w:val="000000" w:themeColor="text1"/>
          <w:sz w:val="28"/>
          <w:szCs w:val="28"/>
          <w:lang w:val="es-CL"/>
        </w:rPr>
        <w:t xml:space="preserve"> </w:t>
      </w:r>
      <w:r w:rsidRPr="00DB0965">
        <w:rPr>
          <w:b/>
          <w:sz w:val="28"/>
          <w:szCs w:val="28"/>
          <w:lang w:val="es-CL"/>
        </w:rPr>
        <w:t>SERVICIO DE MANTENIMI</w:t>
      </w:r>
      <w:r>
        <w:rPr>
          <w:b/>
          <w:sz w:val="28"/>
          <w:szCs w:val="28"/>
          <w:lang w:val="es-CL"/>
        </w:rPr>
        <w:t>EN</w:t>
      </w:r>
      <w:r w:rsidRPr="00DB0965">
        <w:rPr>
          <w:b/>
          <w:sz w:val="28"/>
          <w:szCs w:val="28"/>
          <w:lang w:val="es-CL"/>
        </w:rPr>
        <w:t>TO, REPARACI</w:t>
      </w:r>
      <w:r>
        <w:rPr>
          <w:b/>
          <w:sz w:val="28"/>
          <w:szCs w:val="28"/>
          <w:lang w:val="es-CL"/>
        </w:rPr>
        <w:t>Ó</w:t>
      </w:r>
      <w:r w:rsidRPr="00DB0965">
        <w:rPr>
          <w:b/>
          <w:sz w:val="28"/>
          <w:szCs w:val="28"/>
          <w:lang w:val="es-CL"/>
        </w:rPr>
        <w:t>N Y LIMPIEZA DE FOSAS, CAMARAS Y ALCANTARILLADOS DE LAS INSTALACIONES SANITARIAS, DEL CUARTEL “LA LAJA” Y EL CIE “RÍO PESCADO</w:t>
      </w:r>
      <w:r w:rsidRPr="00DB0965">
        <w:rPr>
          <w:rFonts w:eastAsia="Wingdings"/>
          <w:b/>
          <w:color w:val="000000" w:themeColor="text1"/>
          <w:sz w:val="28"/>
          <w:szCs w:val="28"/>
          <w:lang w:val="es-CL"/>
        </w:rPr>
        <w:t>”</w:t>
      </w:r>
    </w:p>
    <w:p w14:paraId="7173BCC4" w14:textId="77777777" w:rsidR="001E02B3" w:rsidRDefault="001E02B3" w:rsidP="001E02B3">
      <w:pPr>
        <w:keepNext/>
        <w:tabs>
          <w:tab w:val="left" w:pos="851"/>
          <w:tab w:val="num" w:pos="3284"/>
          <w:tab w:val="num" w:pos="4276"/>
        </w:tabs>
        <w:ind w:right="51"/>
        <w:jc w:val="both"/>
        <w:outlineLvl w:val="0"/>
        <w:rPr>
          <w:ins w:id="0" w:author="ivonne figueroa" w:date="2026-06-05T11:19:00Z"/>
          <w:color w:val="000000" w:themeColor="text1"/>
          <w:sz w:val="28"/>
          <w:szCs w:val="28"/>
          <w:lang w:val="es-CL"/>
        </w:rPr>
      </w:pPr>
    </w:p>
    <w:p w14:paraId="001DA078" w14:textId="77777777" w:rsidR="001E02B3" w:rsidRPr="00ED3040" w:rsidRDefault="001E02B3" w:rsidP="001E02B3">
      <w:pPr>
        <w:keepNext/>
        <w:tabs>
          <w:tab w:val="left" w:pos="851"/>
          <w:tab w:val="num" w:pos="3284"/>
          <w:tab w:val="num" w:pos="4276"/>
        </w:tabs>
        <w:ind w:right="51"/>
        <w:jc w:val="both"/>
        <w:outlineLvl w:val="0"/>
        <w:rPr>
          <w:rFonts w:eastAsia="Wingdings"/>
          <w:color w:val="000000" w:themeColor="text1"/>
          <w:sz w:val="28"/>
          <w:szCs w:val="28"/>
          <w:lang w:val="es-CL"/>
        </w:rPr>
      </w:pPr>
      <w:r w:rsidRPr="00ED3040">
        <w:rPr>
          <w:color w:val="000000" w:themeColor="text1"/>
          <w:sz w:val="28"/>
          <w:szCs w:val="28"/>
          <w:lang w:val="es-CL"/>
        </w:rPr>
        <w:t xml:space="preserve">GENERALIDADES: Las presentes bases técnicas indican el detalle </w:t>
      </w:r>
      <w:r>
        <w:rPr>
          <w:color w:val="000000" w:themeColor="text1"/>
          <w:sz w:val="28"/>
          <w:szCs w:val="28"/>
          <w:lang w:val="es-CL"/>
        </w:rPr>
        <w:t xml:space="preserve">del </w:t>
      </w:r>
      <w:r w:rsidRPr="00410B04">
        <w:rPr>
          <w:bCs/>
          <w:sz w:val="28"/>
          <w:szCs w:val="28"/>
          <w:lang w:val="es-CL"/>
        </w:rPr>
        <w:t>servicio de mantenimi</w:t>
      </w:r>
      <w:r>
        <w:rPr>
          <w:bCs/>
          <w:sz w:val="28"/>
          <w:szCs w:val="28"/>
          <w:lang w:val="es-CL"/>
        </w:rPr>
        <w:t>en</w:t>
      </w:r>
      <w:r w:rsidRPr="00410B04">
        <w:rPr>
          <w:bCs/>
          <w:sz w:val="28"/>
          <w:szCs w:val="28"/>
          <w:lang w:val="es-CL"/>
        </w:rPr>
        <w:t>to, reparación y limpieza de fosas, cámaras y alcantarillados de las instalaciones sanitarias, del cuartel “</w:t>
      </w:r>
      <w:r>
        <w:rPr>
          <w:bCs/>
          <w:sz w:val="28"/>
          <w:szCs w:val="28"/>
          <w:lang w:val="es-CL"/>
        </w:rPr>
        <w:t>L</w:t>
      </w:r>
      <w:r w:rsidRPr="00410B04">
        <w:rPr>
          <w:bCs/>
          <w:sz w:val="28"/>
          <w:szCs w:val="28"/>
          <w:lang w:val="es-CL"/>
        </w:rPr>
        <w:t xml:space="preserve">a </w:t>
      </w:r>
      <w:r>
        <w:rPr>
          <w:bCs/>
          <w:sz w:val="28"/>
          <w:szCs w:val="28"/>
          <w:lang w:val="es-CL"/>
        </w:rPr>
        <w:t>L</w:t>
      </w:r>
      <w:r w:rsidRPr="00410B04">
        <w:rPr>
          <w:bCs/>
          <w:sz w:val="28"/>
          <w:szCs w:val="28"/>
          <w:lang w:val="es-CL"/>
        </w:rPr>
        <w:t xml:space="preserve">aja” y el </w:t>
      </w:r>
      <w:r>
        <w:rPr>
          <w:bCs/>
          <w:sz w:val="28"/>
          <w:szCs w:val="28"/>
          <w:lang w:val="es-CL"/>
        </w:rPr>
        <w:t>CIE</w:t>
      </w:r>
      <w:r w:rsidRPr="00410B04">
        <w:rPr>
          <w:bCs/>
          <w:sz w:val="28"/>
          <w:szCs w:val="28"/>
          <w:lang w:val="es-CL"/>
        </w:rPr>
        <w:t xml:space="preserve"> “</w:t>
      </w:r>
      <w:r>
        <w:rPr>
          <w:bCs/>
          <w:sz w:val="28"/>
          <w:szCs w:val="28"/>
          <w:lang w:val="es-CL"/>
        </w:rPr>
        <w:t>R</w:t>
      </w:r>
      <w:r w:rsidRPr="00410B04">
        <w:rPr>
          <w:bCs/>
          <w:sz w:val="28"/>
          <w:szCs w:val="28"/>
          <w:lang w:val="es-CL"/>
        </w:rPr>
        <w:t xml:space="preserve">ío </w:t>
      </w:r>
      <w:r>
        <w:rPr>
          <w:bCs/>
          <w:sz w:val="28"/>
          <w:szCs w:val="28"/>
          <w:lang w:val="es-CL"/>
        </w:rPr>
        <w:t>P</w:t>
      </w:r>
      <w:r w:rsidRPr="00410B04">
        <w:rPr>
          <w:bCs/>
          <w:sz w:val="28"/>
          <w:szCs w:val="28"/>
          <w:lang w:val="es-CL"/>
        </w:rPr>
        <w:t>escado</w:t>
      </w:r>
      <w:r w:rsidRPr="00ED3040">
        <w:rPr>
          <w:rFonts w:eastAsia="Wingdings"/>
          <w:color w:val="000000" w:themeColor="text1"/>
          <w:sz w:val="28"/>
          <w:szCs w:val="28"/>
          <w:lang w:val="es-CL"/>
        </w:rPr>
        <w:t>” hasta el 31DIC</w:t>
      </w:r>
      <w:r>
        <w:rPr>
          <w:rFonts w:eastAsia="Wingdings"/>
          <w:color w:val="000000" w:themeColor="text1"/>
          <w:sz w:val="28"/>
          <w:szCs w:val="28"/>
          <w:lang w:val="es-CL"/>
        </w:rPr>
        <w:t xml:space="preserve">2026, </w:t>
      </w:r>
      <w:r w:rsidRPr="00ED3040">
        <w:rPr>
          <w:rFonts w:eastAsia="Wingdings"/>
          <w:color w:val="000000" w:themeColor="text1"/>
          <w:sz w:val="28"/>
          <w:szCs w:val="28"/>
          <w:lang w:val="es-CL"/>
        </w:rPr>
        <w:t>ubicadas al interior del Regimiento N.º 12 “Sangra”</w:t>
      </w:r>
      <w:r>
        <w:rPr>
          <w:rFonts w:eastAsia="Wingdings"/>
          <w:color w:val="000000" w:themeColor="text1"/>
          <w:sz w:val="28"/>
          <w:szCs w:val="28"/>
          <w:lang w:val="es-CL"/>
        </w:rPr>
        <w:t xml:space="preserve"> y al interior del CIE “Río Pescado”</w:t>
      </w:r>
      <w:r w:rsidRPr="00ED3040">
        <w:rPr>
          <w:rFonts w:eastAsia="Wingdings"/>
          <w:color w:val="000000" w:themeColor="text1"/>
          <w:sz w:val="28"/>
          <w:szCs w:val="28"/>
          <w:lang w:val="es-CL"/>
        </w:rPr>
        <w:t>, para su óptimo funcionamiento.</w:t>
      </w:r>
    </w:p>
    <w:p w14:paraId="0BA1D96A" w14:textId="77777777" w:rsidR="001E02B3" w:rsidRDefault="001E02B3" w:rsidP="001E02B3">
      <w:pPr>
        <w:keepNext/>
        <w:tabs>
          <w:tab w:val="left" w:pos="851"/>
          <w:tab w:val="num" w:pos="3284"/>
          <w:tab w:val="num" w:pos="4276"/>
        </w:tabs>
        <w:ind w:left="1560" w:right="51"/>
        <w:jc w:val="both"/>
        <w:outlineLvl w:val="0"/>
        <w:rPr>
          <w:rFonts w:eastAsia="Wingdings"/>
          <w:color w:val="000000" w:themeColor="text1"/>
          <w:sz w:val="28"/>
          <w:szCs w:val="28"/>
          <w:lang w:val="es-CL"/>
        </w:rPr>
      </w:pPr>
    </w:p>
    <w:p w14:paraId="5B1E655D" w14:textId="77777777" w:rsidR="001E02B3" w:rsidRPr="00FD16C7" w:rsidRDefault="001E02B3" w:rsidP="001E02B3">
      <w:pPr>
        <w:numPr>
          <w:ilvl w:val="0"/>
          <w:numId w:val="12"/>
        </w:numPr>
        <w:tabs>
          <w:tab w:val="left" w:pos="0"/>
        </w:tabs>
        <w:spacing w:after="240"/>
        <w:ind w:left="709" w:hanging="283"/>
        <w:jc w:val="both"/>
        <w:rPr>
          <w:sz w:val="28"/>
          <w:szCs w:val="28"/>
        </w:rPr>
      </w:pPr>
      <w:r w:rsidRPr="00FD16C7">
        <w:rPr>
          <w:sz w:val="28"/>
          <w:szCs w:val="28"/>
        </w:rPr>
        <w:t>El objeto de la presente licitación es la contratación de un servicio para el correcto funcionamiento, extracción y disposición final de los residuos sólidos y líquidos de cámaras desgrasadoras, alcantarillado y fosas sépticas del Regimiento N° 12 “Sangra” y el CIE “Río Pescado”, para dar cumplimiento a las mínimas necesidades de salubridad que necesitan este tipo de instalaciones.</w:t>
      </w:r>
    </w:p>
    <w:p w14:paraId="38238F4C" w14:textId="77777777" w:rsidR="001E02B3" w:rsidRPr="00FD16C7" w:rsidRDefault="001E02B3" w:rsidP="001E02B3">
      <w:pPr>
        <w:numPr>
          <w:ilvl w:val="0"/>
          <w:numId w:val="12"/>
        </w:numPr>
        <w:tabs>
          <w:tab w:val="left" w:pos="0"/>
        </w:tabs>
        <w:spacing w:after="240"/>
        <w:ind w:left="709" w:hanging="283"/>
        <w:jc w:val="both"/>
        <w:rPr>
          <w:sz w:val="28"/>
          <w:szCs w:val="28"/>
        </w:rPr>
      </w:pPr>
      <w:r w:rsidRPr="00FD16C7">
        <w:rPr>
          <w:sz w:val="28"/>
          <w:szCs w:val="28"/>
        </w:rPr>
        <w:t xml:space="preserve">Se debe considerar que los trabajos se realizarán en dependencias del Regimiento N° 12 “Sangra”, ubicado en Ruta 5 Sur Kilometro 1015 comuna Puerto Varas y </w:t>
      </w:r>
      <w:r>
        <w:rPr>
          <w:sz w:val="28"/>
          <w:szCs w:val="28"/>
        </w:rPr>
        <w:t xml:space="preserve">en </w:t>
      </w:r>
      <w:r w:rsidRPr="00FD16C7">
        <w:rPr>
          <w:sz w:val="28"/>
          <w:szCs w:val="28"/>
        </w:rPr>
        <w:t>el CIE “Río Pescado”, ubicado en camino a “Ensenada” con asentamiento “4 de septiembre” Comuna de Puerto Varas.</w:t>
      </w:r>
    </w:p>
    <w:p w14:paraId="473D1E17" w14:textId="77777777" w:rsidR="001E02B3" w:rsidRPr="00FD16C7" w:rsidRDefault="001E02B3" w:rsidP="001E02B3">
      <w:pPr>
        <w:numPr>
          <w:ilvl w:val="0"/>
          <w:numId w:val="12"/>
        </w:numPr>
        <w:tabs>
          <w:tab w:val="left" w:pos="0"/>
          <w:tab w:val="left" w:pos="567"/>
        </w:tabs>
        <w:spacing w:after="240"/>
        <w:ind w:left="709" w:hanging="283"/>
        <w:jc w:val="both"/>
        <w:rPr>
          <w:sz w:val="28"/>
          <w:szCs w:val="28"/>
        </w:rPr>
      </w:pPr>
      <w:r w:rsidRPr="00FD16C7">
        <w:rPr>
          <w:sz w:val="28"/>
          <w:szCs w:val="28"/>
        </w:rPr>
        <w:t xml:space="preserve">Los trabajos se realizarán dentro de las horas de servicio y en días hábiles (de 08:00 am a 17:00 pm), sin perjuicio de que, por razones del servicio, se requiera realizar trabajos </w:t>
      </w:r>
      <w:r>
        <w:rPr>
          <w:sz w:val="28"/>
          <w:szCs w:val="28"/>
        </w:rPr>
        <w:t>en días inhábiles, lo que deberá ser comunicado oportunamente por el proveedor.</w:t>
      </w:r>
      <w:r w:rsidRPr="00FD16C7">
        <w:rPr>
          <w:sz w:val="28"/>
          <w:szCs w:val="28"/>
        </w:rPr>
        <w:t xml:space="preserve"> </w:t>
      </w:r>
    </w:p>
    <w:p w14:paraId="0EB83D23" w14:textId="77777777" w:rsidR="001E02B3" w:rsidRDefault="001E02B3" w:rsidP="001E02B3">
      <w:pPr>
        <w:numPr>
          <w:ilvl w:val="0"/>
          <w:numId w:val="12"/>
        </w:numPr>
        <w:tabs>
          <w:tab w:val="left" w:pos="0"/>
        </w:tabs>
        <w:spacing w:after="240"/>
        <w:ind w:left="709" w:hanging="283"/>
        <w:jc w:val="both"/>
        <w:rPr>
          <w:sz w:val="28"/>
          <w:szCs w:val="28"/>
        </w:rPr>
      </w:pPr>
      <w:r w:rsidRPr="00FD16C7">
        <w:rPr>
          <w:sz w:val="28"/>
          <w:szCs w:val="28"/>
        </w:rPr>
        <w:t>El objetivo de la presente licitación es que el oferente adjudicado, entregue la totalidad del servicio expuesto en las especificaciones técnicas y de esta manera aportar al mantenimiento de la infraestructura sanitaria del Regimiento N.° 12 “Sangra” y el CIE “Río Pescado”.</w:t>
      </w:r>
    </w:p>
    <w:p w14:paraId="4D0E26F4" w14:textId="77777777" w:rsidR="001E02B3" w:rsidRDefault="001E02B3" w:rsidP="001E02B3">
      <w:pPr>
        <w:numPr>
          <w:ilvl w:val="0"/>
          <w:numId w:val="12"/>
        </w:numPr>
        <w:tabs>
          <w:tab w:val="left" w:pos="0"/>
        </w:tabs>
        <w:spacing w:after="240"/>
        <w:ind w:left="709" w:hanging="283"/>
        <w:jc w:val="both"/>
        <w:rPr>
          <w:sz w:val="28"/>
          <w:szCs w:val="28"/>
        </w:rPr>
      </w:pPr>
      <w:r>
        <w:rPr>
          <w:sz w:val="28"/>
          <w:szCs w:val="28"/>
        </w:rPr>
        <w:t>El Cuartel “La Laja” y el CIE “Rio Pescado”, ambos ubicados en la comuna de Puerto Varas, cuentan con sistema sanitarios compuestos por fosas sépticas, cámaras desgrasadoras y redes de alcantarillado, los cuales permiten la evacuación, tratamiento y disposición de aguas servidas, asegurando condiciones adecuadas de salubridad para el personal que habita y cumple funciones en dichas instalaciones.</w:t>
      </w:r>
    </w:p>
    <w:p w14:paraId="32F9442B" w14:textId="77777777" w:rsidR="001E02B3" w:rsidRDefault="001E02B3" w:rsidP="001E02B3">
      <w:pPr>
        <w:numPr>
          <w:ilvl w:val="0"/>
          <w:numId w:val="12"/>
        </w:numPr>
        <w:tabs>
          <w:tab w:val="left" w:pos="0"/>
        </w:tabs>
        <w:spacing w:after="240"/>
        <w:ind w:left="709" w:hanging="283"/>
        <w:jc w:val="both"/>
        <w:rPr>
          <w:sz w:val="28"/>
          <w:szCs w:val="28"/>
        </w:rPr>
      </w:pPr>
      <w:r>
        <w:rPr>
          <w:sz w:val="28"/>
          <w:szCs w:val="28"/>
        </w:rPr>
        <w:t>En atención a lo anterior, se requiere la contratación de un servicio de mantenimiento, reparación y limpieza de fosas, cámaras y alcantarillado, el cual deberá ejecutarse de manera periódica y conforme a los requerimientos establecidos en las bases técnicas, asegurando la correcta operación y continuidad del sistema sanitario.</w:t>
      </w:r>
    </w:p>
    <w:p w14:paraId="1FB9042F" w14:textId="77777777" w:rsidR="001E02B3" w:rsidRPr="00FD16C7" w:rsidRDefault="001E02B3" w:rsidP="001E02B3">
      <w:pPr>
        <w:numPr>
          <w:ilvl w:val="0"/>
          <w:numId w:val="12"/>
        </w:numPr>
        <w:tabs>
          <w:tab w:val="left" w:pos="0"/>
        </w:tabs>
        <w:spacing w:after="240"/>
        <w:ind w:left="709" w:hanging="283"/>
        <w:jc w:val="both"/>
        <w:rPr>
          <w:sz w:val="28"/>
          <w:szCs w:val="28"/>
        </w:rPr>
      </w:pPr>
      <w:r>
        <w:rPr>
          <w:sz w:val="28"/>
          <w:szCs w:val="28"/>
        </w:rPr>
        <w:t xml:space="preserve">El presente servicio considera, entre otras actividades, la limpieza, desobstrucción, extracción y disposición final de residuos, mantenimiento preventivo y correctivo de las instalaciones, así como la inspección periódica de su funcionamiento. </w:t>
      </w:r>
    </w:p>
    <w:p w14:paraId="0A26B866" w14:textId="77777777" w:rsidR="001E02B3" w:rsidRDefault="001E02B3" w:rsidP="001E02B3">
      <w:pPr>
        <w:tabs>
          <w:tab w:val="left" w:pos="426"/>
        </w:tabs>
        <w:spacing w:after="240"/>
        <w:ind w:left="720" w:hanging="720"/>
        <w:jc w:val="both"/>
      </w:pPr>
    </w:p>
    <w:p w14:paraId="20043629" w14:textId="77777777" w:rsidR="001E02B3" w:rsidRDefault="001E02B3" w:rsidP="001E02B3">
      <w:pPr>
        <w:tabs>
          <w:tab w:val="left" w:pos="426"/>
        </w:tabs>
        <w:spacing w:after="240"/>
        <w:ind w:left="720" w:hanging="720"/>
        <w:jc w:val="both"/>
      </w:pPr>
    </w:p>
    <w:p w14:paraId="511FCF5E" w14:textId="77777777" w:rsidR="001E02B3" w:rsidRPr="00FD16C7" w:rsidRDefault="001E02B3" w:rsidP="001E02B3">
      <w:pPr>
        <w:numPr>
          <w:ilvl w:val="0"/>
          <w:numId w:val="3"/>
        </w:numPr>
        <w:tabs>
          <w:tab w:val="left" w:pos="426"/>
        </w:tabs>
        <w:spacing w:after="240"/>
        <w:ind w:left="720" w:hanging="720"/>
        <w:jc w:val="both"/>
        <w:rPr>
          <w:b/>
          <w:sz w:val="28"/>
          <w:szCs w:val="28"/>
        </w:rPr>
      </w:pPr>
      <w:r w:rsidRPr="00FD16C7">
        <w:rPr>
          <w:b/>
          <w:sz w:val="28"/>
          <w:szCs w:val="28"/>
        </w:rPr>
        <w:lastRenderedPageBreak/>
        <w:t>ESPECIFICACIONES TÉCNICAS</w:t>
      </w:r>
    </w:p>
    <w:p w14:paraId="4C632BD4" w14:textId="77777777" w:rsidR="001E02B3" w:rsidRPr="00FD16C7" w:rsidRDefault="001E02B3" w:rsidP="001E02B3">
      <w:pPr>
        <w:pStyle w:val="Prrafodelista"/>
        <w:numPr>
          <w:ilvl w:val="1"/>
          <w:numId w:val="11"/>
        </w:numPr>
        <w:tabs>
          <w:tab w:val="left" w:pos="426"/>
          <w:tab w:val="left" w:pos="993"/>
        </w:tabs>
        <w:spacing w:after="200" w:line="276" w:lineRule="auto"/>
        <w:ind w:firstLine="51"/>
        <w:jc w:val="both"/>
        <w:rPr>
          <w:sz w:val="28"/>
          <w:szCs w:val="28"/>
        </w:rPr>
      </w:pPr>
      <w:r w:rsidRPr="00FD16C7">
        <w:rPr>
          <w:b/>
          <w:sz w:val="28"/>
          <w:szCs w:val="28"/>
        </w:rPr>
        <w:t>REGIMIENTO N° 12 “SANGRA”</w:t>
      </w:r>
    </w:p>
    <w:p w14:paraId="13954653" w14:textId="77777777" w:rsidR="001E02B3" w:rsidRPr="00FD16C7" w:rsidRDefault="001E02B3" w:rsidP="001E02B3">
      <w:pPr>
        <w:pStyle w:val="Prrafodelista"/>
        <w:numPr>
          <w:ilvl w:val="0"/>
          <w:numId w:val="10"/>
        </w:numPr>
        <w:ind w:left="1418" w:hanging="425"/>
        <w:jc w:val="both"/>
        <w:rPr>
          <w:sz w:val="28"/>
          <w:szCs w:val="28"/>
        </w:rPr>
      </w:pPr>
      <w:r w:rsidRPr="00FD16C7">
        <w:rPr>
          <w:sz w:val="28"/>
          <w:szCs w:val="28"/>
        </w:rPr>
        <w:t>Mantenimiento del sistema de alcantarillado y cámaras desgrasadoras 1 vez al mes.</w:t>
      </w:r>
    </w:p>
    <w:p w14:paraId="60B79D9D" w14:textId="2F9A58AF" w:rsidR="001E02B3" w:rsidRPr="00FD16C7" w:rsidRDefault="001E02B3" w:rsidP="001E02B3">
      <w:pPr>
        <w:pStyle w:val="Prrafodelista"/>
        <w:numPr>
          <w:ilvl w:val="0"/>
          <w:numId w:val="10"/>
        </w:numPr>
        <w:ind w:left="1418" w:hanging="425"/>
        <w:jc w:val="both"/>
        <w:rPr>
          <w:sz w:val="28"/>
          <w:szCs w:val="28"/>
        </w:rPr>
      </w:pPr>
      <w:r w:rsidRPr="00FD16C7">
        <w:rPr>
          <w:sz w:val="28"/>
          <w:szCs w:val="28"/>
        </w:rPr>
        <w:t>Reposición de tapas de alcantarillados en mal estado o inutilizables,</w:t>
      </w:r>
      <w:r>
        <w:rPr>
          <w:sz w:val="28"/>
          <w:szCs w:val="28"/>
        </w:rPr>
        <w:t xml:space="preserve"> las cuales deben ser del mismo material de la alcantarilla y pintado color amarillo, 30 días de corridos una vez</w:t>
      </w:r>
      <w:r w:rsidRPr="00F61E18">
        <w:rPr>
          <w:color w:val="000000" w:themeColor="text1"/>
          <w:sz w:val="28"/>
          <w:szCs w:val="28"/>
        </w:rPr>
        <w:t xml:space="preserve"> inici</w:t>
      </w:r>
      <w:r>
        <w:rPr>
          <w:color w:val="000000" w:themeColor="text1"/>
          <w:sz w:val="28"/>
          <w:szCs w:val="28"/>
        </w:rPr>
        <w:t>ado</w:t>
      </w:r>
      <w:r w:rsidRPr="00F61E18">
        <w:rPr>
          <w:color w:val="000000" w:themeColor="text1"/>
          <w:sz w:val="28"/>
          <w:szCs w:val="28"/>
        </w:rPr>
        <w:t xml:space="preserve"> </w:t>
      </w:r>
      <w:r w:rsidRPr="00FD16C7">
        <w:rPr>
          <w:sz w:val="28"/>
          <w:szCs w:val="28"/>
        </w:rPr>
        <w:t>el contrato.</w:t>
      </w:r>
    </w:p>
    <w:p w14:paraId="7F268A77" w14:textId="77777777" w:rsidR="001E02B3" w:rsidRPr="00FD16C7" w:rsidRDefault="001E02B3" w:rsidP="001E02B3">
      <w:pPr>
        <w:pStyle w:val="Prrafodelista"/>
        <w:numPr>
          <w:ilvl w:val="0"/>
          <w:numId w:val="10"/>
        </w:numPr>
        <w:tabs>
          <w:tab w:val="left" w:pos="426"/>
          <w:tab w:val="left" w:pos="709"/>
        </w:tabs>
        <w:ind w:left="426" w:firstLine="567"/>
        <w:jc w:val="both"/>
        <w:rPr>
          <w:sz w:val="28"/>
          <w:szCs w:val="28"/>
        </w:rPr>
      </w:pPr>
      <w:r w:rsidRPr="00FD16C7">
        <w:rPr>
          <w:sz w:val="28"/>
          <w:szCs w:val="28"/>
        </w:rPr>
        <w:t>Desinfección de cámaras desgrasadoras 1vez por mes.</w:t>
      </w:r>
    </w:p>
    <w:p w14:paraId="049AEFCB" w14:textId="77777777" w:rsidR="001E02B3" w:rsidRPr="00FD16C7" w:rsidRDefault="001E02B3" w:rsidP="001E02B3">
      <w:pPr>
        <w:pStyle w:val="Prrafodelista"/>
        <w:numPr>
          <w:ilvl w:val="0"/>
          <w:numId w:val="10"/>
        </w:numPr>
        <w:ind w:left="1418" w:hanging="425"/>
        <w:jc w:val="both"/>
        <w:rPr>
          <w:sz w:val="28"/>
          <w:szCs w:val="28"/>
        </w:rPr>
      </w:pPr>
      <w:r w:rsidRPr="00FD16C7">
        <w:rPr>
          <w:sz w:val="28"/>
          <w:szCs w:val="28"/>
        </w:rPr>
        <w:t xml:space="preserve">Limpieza de alcantarillados obstruidos y/o tapados mediante varillado cada vez que sea necesario (Cuando estos se atasquen) </w:t>
      </w:r>
    </w:p>
    <w:p w14:paraId="46EDFC43" w14:textId="77777777" w:rsidR="001E02B3" w:rsidRPr="00FD16C7" w:rsidRDefault="001E02B3" w:rsidP="001E02B3">
      <w:pPr>
        <w:pStyle w:val="Prrafodelista"/>
        <w:numPr>
          <w:ilvl w:val="0"/>
          <w:numId w:val="10"/>
        </w:numPr>
        <w:ind w:left="1418" w:hanging="425"/>
        <w:jc w:val="both"/>
        <w:rPr>
          <w:sz w:val="28"/>
          <w:szCs w:val="28"/>
        </w:rPr>
      </w:pPr>
      <w:r w:rsidRPr="00FD16C7">
        <w:rPr>
          <w:sz w:val="28"/>
          <w:szCs w:val="28"/>
        </w:rPr>
        <w:t>Extracción, traslado y disposición final, de los residuos de la totalidad de las cámaras, 1 vez cada mes.</w:t>
      </w:r>
    </w:p>
    <w:p w14:paraId="32F3750D" w14:textId="77777777" w:rsidR="001E02B3" w:rsidRDefault="001E02B3" w:rsidP="001E02B3">
      <w:pPr>
        <w:pStyle w:val="Prrafodelista"/>
        <w:numPr>
          <w:ilvl w:val="0"/>
          <w:numId w:val="10"/>
        </w:numPr>
        <w:tabs>
          <w:tab w:val="left" w:pos="709"/>
        </w:tabs>
        <w:ind w:left="1418" w:hanging="425"/>
        <w:jc w:val="both"/>
        <w:rPr>
          <w:sz w:val="28"/>
          <w:szCs w:val="28"/>
        </w:rPr>
      </w:pPr>
      <w:r w:rsidRPr="00FD16C7">
        <w:rPr>
          <w:sz w:val="28"/>
          <w:szCs w:val="28"/>
        </w:rPr>
        <w:t>Mantención y limpieza de cámaras de inspección, de alcantarillado y cambio de tuberías deterioradas. (1 vez al mes y cambio de tuberías conforme a requerimiento de la Unidad)</w:t>
      </w:r>
    </w:p>
    <w:p w14:paraId="40DE3DFA" w14:textId="5D0BED34" w:rsidR="001E02B3" w:rsidRPr="00F61E18" w:rsidRDefault="001E02B3" w:rsidP="001E02B3">
      <w:pPr>
        <w:pStyle w:val="Prrafodelista"/>
        <w:numPr>
          <w:ilvl w:val="0"/>
          <w:numId w:val="10"/>
        </w:numPr>
        <w:tabs>
          <w:tab w:val="left" w:pos="709"/>
        </w:tabs>
        <w:ind w:left="1418"/>
        <w:jc w:val="both"/>
        <w:rPr>
          <w:ins w:id="1" w:author="paulo fernandez" w:date="2026-06-25T14:03:00Z"/>
          <w:sz w:val="28"/>
          <w:szCs w:val="28"/>
        </w:rPr>
      </w:pPr>
      <w:r w:rsidRPr="00F61E18">
        <w:rPr>
          <w:sz w:val="28"/>
          <w:szCs w:val="28"/>
        </w:rPr>
        <w:t xml:space="preserve">Realizar 2 (dos) visitas </w:t>
      </w:r>
      <w:r w:rsidR="00DB3E6E" w:rsidRPr="00F61E18">
        <w:rPr>
          <w:sz w:val="28"/>
          <w:szCs w:val="28"/>
        </w:rPr>
        <w:t>inspectiva</w:t>
      </w:r>
      <w:r w:rsidRPr="00F61E18">
        <w:rPr>
          <w:sz w:val="28"/>
          <w:szCs w:val="28"/>
        </w:rPr>
        <w:t xml:space="preserve"> mensuales (1 por cada quincena) a las instalaciones sanitarias de la Unidad Regimentaria, con la finalidad de detectar algún problema de atascamiento, ruptura o desperfecto de la totalidad de las cámaras y alcantarillado, de ser necesario realizar los mantenimientos y retiros correspondientes.</w:t>
      </w:r>
    </w:p>
    <w:p w14:paraId="28FC79E3" w14:textId="77777777" w:rsidR="001E02B3" w:rsidRPr="00FD16C7" w:rsidRDefault="001E02B3" w:rsidP="001E02B3">
      <w:pPr>
        <w:pStyle w:val="Prrafodelista"/>
        <w:ind w:left="1418"/>
        <w:jc w:val="both"/>
        <w:rPr>
          <w:sz w:val="28"/>
          <w:szCs w:val="28"/>
        </w:rPr>
      </w:pPr>
    </w:p>
    <w:p w14:paraId="78DCB9AD" w14:textId="77777777" w:rsidR="001E02B3" w:rsidRPr="00FD16C7" w:rsidRDefault="001E02B3" w:rsidP="001E02B3">
      <w:pPr>
        <w:pStyle w:val="Prrafodelista"/>
        <w:ind w:left="1418"/>
        <w:jc w:val="both"/>
        <w:rPr>
          <w:sz w:val="28"/>
          <w:szCs w:val="28"/>
        </w:rPr>
      </w:pPr>
      <w:r w:rsidRPr="00FD16C7">
        <w:rPr>
          <w:sz w:val="28"/>
          <w:szCs w:val="28"/>
        </w:rPr>
        <w:t>Cabe señalar que las visitas quedarán registradas en el libro de control de ingreso de la Unidad Regimentaria, así como también, el o los trabajadores empleados de la empresa adjudicada en la presente licitación pública.</w:t>
      </w:r>
    </w:p>
    <w:p w14:paraId="46CC153D" w14:textId="77777777" w:rsidR="001E02B3" w:rsidRDefault="001E02B3" w:rsidP="001E02B3">
      <w:pPr>
        <w:pStyle w:val="Prrafodelista"/>
        <w:ind w:left="1418"/>
        <w:jc w:val="both"/>
        <w:rPr>
          <w:sz w:val="28"/>
          <w:szCs w:val="28"/>
        </w:rPr>
      </w:pPr>
      <w:r w:rsidRPr="00FD16C7">
        <w:rPr>
          <w:sz w:val="28"/>
          <w:szCs w:val="28"/>
        </w:rPr>
        <w:t>Además, se solicitará que las empresas tengan resolución sanitaria de control de plagas, con la finalidad de dejar sanitizado el lugar de trabajo y controlar las eventuales plagas que puedan existir cercano a dependencias, principalmente donde se manipulan alimentos y donde se deben realizar limpiezas periódicas (Cámaras desgrasadoras del Rancho de Tropa y de ambos Casinos).</w:t>
      </w:r>
    </w:p>
    <w:p w14:paraId="1E579483" w14:textId="77777777" w:rsidR="001E02B3" w:rsidRDefault="001E02B3" w:rsidP="001E02B3">
      <w:pPr>
        <w:pStyle w:val="Prrafodelista"/>
        <w:ind w:left="1418"/>
        <w:jc w:val="both"/>
        <w:rPr>
          <w:sz w:val="28"/>
          <w:szCs w:val="28"/>
        </w:rPr>
      </w:pPr>
    </w:p>
    <w:p w14:paraId="20E926C8" w14:textId="77777777" w:rsidR="001E02B3" w:rsidRDefault="001E02B3" w:rsidP="001E02B3">
      <w:pPr>
        <w:pStyle w:val="Prrafodelista"/>
        <w:ind w:left="1418"/>
        <w:jc w:val="both"/>
        <w:rPr>
          <w:sz w:val="28"/>
          <w:szCs w:val="28"/>
        </w:rPr>
      </w:pPr>
    </w:p>
    <w:p w14:paraId="2B817B2F" w14:textId="77777777" w:rsidR="001E02B3" w:rsidRDefault="001E02B3" w:rsidP="001E02B3">
      <w:pPr>
        <w:pStyle w:val="Prrafodelista"/>
        <w:ind w:left="1418"/>
        <w:jc w:val="both"/>
        <w:rPr>
          <w:sz w:val="28"/>
          <w:szCs w:val="28"/>
        </w:rPr>
      </w:pPr>
    </w:p>
    <w:p w14:paraId="47AB1C78" w14:textId="35A64EF2" w:rsidR="001E02B3" w:rsidRPr="00FD16C7" w:rsidRDefault="001E02B3" w:rsidP="00DB3E6E">
      <w:pPr>
        <w:pStyle w:val="Prrafodelista"/>
        <w:ind w:left="1418"/>
        <w:jc w:val="both"/>
        <w:rPr>
          <w:sz w:val="28"/>
          <w:szCs w:val="28"/>
        </w:rPr>
      </w:pPr>
      <w:r w:rsidRPr="00FD16C7">
        <w:rPr>
          <w:noProof/>
          <w:lang w:val="es-CL" w:eastAsia="es-CL"/>
        </w:rPr>
        <mc:AlternateContent>
          <mc:Choice Requires="wps">
            <w:drawing>
              <wp:anchor distT="0" distB="0" distL="114300" distR="114300" simplePos="0" relativeHeight="251667456" behindDoc="0" locked="0" layoutInCell="1" allowOverlap="1" wp14:anchorId="57C1125F" wp14:editId="24EAA85F">
                <wp:simplePos x="0" y="0"/>
                <wp:positionH relativeFrom="column">
                  <wp:posOffset>1609165</wp:posOffset>
                </wp:positionH>
                <wp:positionV relativeFrom="paragraph">
                  <wp:posOffset>146386</wp:posOffset>
                </wp:positionV>
                <wp:extent cx="2809158" cy="226142"/>
                <wp:effectExtent l="12700" t="12700" r="10795" b="15240"/>
                <wp:wrapNone/>
                <wp:docPr id="1978248906" name="Cuadro de texto 1978248906"/>
                <wp:cNvGraphicFramePr/>
                <a:graphic xmlns:a="http://schemas.openxmlformats.org/drawingml/2006/main">
                  <a:graphicData uri="http://schemas.microsoft.com/office/word/2010/wordprocessingShape">
                    <wps:wsp>
                      <wps:cNvSpPr txBox="1"/>
                      <wps:spPr>
                        <a:xfrm>
                          <a:off x="0" y="0"/>
                          <a:ext cx="2809158" cy="226142"/>
                        </a:xfrm>
                        <a:prstGeom prst="rect">
                          <a:avLst/>
                        </a:prstGeom>
                        <a:solidFill>
                          <a:schemeClr val="lt1"/>
                        </a:solidFill>
                        <a:ln w="19050">
                          <a:solidFill>
                            <a:prstClr val="black"/>
                          </a:solidFill>
                        </a:ln>
                      </wps:spPr>
                      <wps:txbx>
                        <w:txbxContent>
                          <w:p w14:paraId="7FED9E4E" w14:textId="77777777" w:rsidR="001E02B3" w:rsidRPr="003634A4" w:rsidRDefault="001E02B3" w:rsidP="001E02B3">
                            <w:pPr>
                              <w:jc w:val="center"/>
                              <w:rPr>
                                <w:b/>
                                <w:bCs/>
                                <w:sz w:val="16"/>
                                <w:szCs w:val="16"/>
                                <w:u w:val="single"/>
                                <w:lang w:val="es-ES"/>
                              </w:rPr>
                            </w:pPr>
                            <w:r>
                              <w:rPr>
                                <w:b/>
                                <w:bCs/>
                                <w:sz w:val="16"/>
                                <w:szCs w:val="16"/>
                                <w:u w:val="single"/>
                                <w:lang w:val="es-ES"/>
                              </w:rPr>
                              <w:t>PLANIMETRÍA Y UBICACIÓN R 12 “SANGRA”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7C1125F" id="_x0000_t202" coordsize="21600,21600" o:spt="202" path="m,l,21600r21600,l21600,xe">
                <v:stroke joinstyle="miter"/>
                <v:path gradientshapeok="t" o:connecttype="rect"/>
              </v:shapetype>
              <v:shape id="Cuadro de texto 1978248906" o:spid="_x0000_s1026" type="#_x0000_t202" style="position:absolute;left:0;text-align:left;margin-left:126.7pt;margin-top:11.55pt;width:221.2pt;height:17.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" fillcolor="white [3201]" strokeweight="1.5pt">
                <v:textbox>
                  <w:txbxContent>
                    <w:p w14:paraId="7FED9E4E" w14:textId="77777777" w:rsidR="001E02B3" w:rsidRPr="003634A4" w:rsidRDefault="001E02B3" w:rsidP="001E02B3">
                      <w:pPr>
                        <w:jc w:val="center"/>
                        <w:rPr>
                          <w:b/>
                          <w:bCs/>
                          <w:sz w:val="16"/>
                          <w:szCs w:val="16"/>
                          <w:u w:val="single"/>
                          <w:lang w:val="es-ES"/>
                        </w:rPr>
                      </w:pPr>
                      <w:r>
                        <w:rPr>
                          <w:b/>
                          <w:bCs/>
                          <w:sz w:val="16"/>
                          <w:szCs w:val="16"/>
                          <w:u w:val="single"/>
                          <w:lang w:val="es-ES"/>
                        </w:rPr>
                        <w:t>PLANIMETRÍA Y UBICACIÓN R 12 “SANGRA”</w:t>
                      </w:r>
                    </w:p>
                  </w:txbxContent>
                </v:textbox>
              </v:shape>
            </w:pict>
          </mc:Fallback>
        </mc:AlternateContent>
      </w:r>
      <w:bookmarkStart w:id="2" w:name="_Hlk61351440"/>
    </w:p>
    <w:p w14:paraId="0A6FF872" w14:textId="77777777" w:rsidR="001E02B3" w:rsidRPr="00FD16C7" w:rsidRDefault="001E02B3" w:rsidP="001E02B3">
      <w:pPr>
        <w:tabs>
          <w:tab w:val="left" w:pos="284"/>
          <w:tab w:val="left" w:pos="993"/>
        </w:tabs>
        <w:ind w:left="284"/>
        <w:jc w:val="both"/>
        <w:rPr>
          <w:sz w:val="28"/>
          <w:szCs w:val="28"/>
        </w:rPr>
      </w:pPr>
      <w:r w:rsidRPr="00FD16C7">
        <w:rPr>
          <w:noProof/>
          <w:sz w:val="28"/>
          <w:szCs w:val="28"/>
          <w:lang w:val="es-CL" w:eastAsia="es-CL"/>
        </w:rPr>
        <w:lastRenderedPageBreak/>
        <mc:AlternateContent>
          <mc:Choice Requires="wpg">
            <w:drawing>
              <wp:anchor distT="0" distB="0" distL="114300" distR="114300" simplePos="0" relativeHeight="251668480" behindDoc="0" locked="0" layoutInCell="1" allowOverlap="1" wp14:anchorId="594A0087" wp14:editId="070327D8">
                <wp:simplePos x="0" y="0"/>
                <wp:positionH relativeFrom="column">
                  <wp:posOffset>560532</wp:posOffset>
                </wp:positionH>
                <wp:positionV relativeFrom="paragraph">
                  <wp:posOffset>467880</wp:posOffset>
                </wp:positionV>
                <wp:extent cx="4674701" cy="1996690"/>
                <wp:effectExtent l="12700" t="12700" r="12065" b="10160"/>
                <wp:wrapNone/>
                <wp:docPr id="319830965" name="Grupo 9"/>
                <wp:cNvGraphicFramePr/>
                <a:graphic xmlns:a="http://schemas.openxmlformats.org/drawingml/2006/main">
                  <a:graphicData uri="http://schemas.microsoft.com/office/word/2010/wordprocessingGroup">
                    <wpg:wgp>
                      <wpg:cNvGrpSpPr/>
                      <wpg:grpSpPr>
                        <a:xfrm>
                          <a:off x="0" y="0"/>
                          <a:ext cx="4674701" cy="1996690"/>
                          <a:chOff x="99752" y="-91440"/>
                          <a:chExt cx="4674701" cy="1996690"/>
                        </a:xfrm>
                      </wpg:grpSpPr>
                      <wps:wsp>
                        <wps:cNvPr id="1539852617" name="Conector recto de flecha 1539852617"/>
                        <wps:cNvCnPr/>
                        <wps:spPr>
                          <a:xfrm flipH="1">
                            <a:off x="1009765" y="174816"/>
                            <a:ext cx="838987" cy="437387"/>
                          </a:xfrm>
                          <a:prstGeom prst="straightConnector1">
                            <a:avLst/>
                          </a:prstGeom>
                          <a:ln w="38100">
                            <a:solidFill>
                              <a:srgbClr val="E4CB2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207215175" name="Grupo 8"/>
                        <wpg:cNvGrpSpPr/>
                        <wpg:grpSpPr>
                          <a:xfrm>
                            <a:off x="99752" y="-91440"/>
                            <a:ext cx="4674701" cy="1996690"/>
                            <a:chOff x="99752" y="-91440"/>
                            <a:chExt cx="4674701" cy="1996690"/>
                          </a:xfrm>
                        </wpg:grpSpPr>
                        <wps:wsp>
                          <wps:cNvPr id="570551322" name="Conector recto de flecha 570551322"/>
                          <wps:cNvCnPr/>
                          <wps:spPr>
                            <a:xfrm>
                              <a:off x="532504" y="471394"/>
                              <a:ext cx="146050" cy="698500"/>
                            </a:xfrm>
                            <a:prstGeom prst="straightConnector1">
                              <a:avLst/>
                            </a:prstGeom>
                            <a:ln w="38100">
                              <a:solidFill>
                                <a:srgbClr val="E4CB2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6376498" name="Cuadro de texto 2"/>
                          <wps:cNvSpPr txBox="1"/>
                          <wps:spPr>
                            <a:xfrm>
                              <a:off x="1768601" y="-91440"/>
                              <a:ext cx="668020" cy="393065"/>
                            </a:xfrm>
                            <a:prstGeom prst="rect">
                              <a:avLst/>
                            </a:prstGeom>
                            <a:solidFill>
                              <a:schemeClr val="lt1"/>
                            </a:solidFill>
                            <a:ln w="19050">
                              <a:solidFill>
                                <a:prstClr val="black"/>
                              </a:solidFill>
                            </a:ln>
                          </wps:spPr>
                          <wps:txbx>
                            <w:txbxContent>
                              <w:p w14:paraId="5E0062D9" w14:textId="77777777" w:rsidR="001E02B3" w:rsidRPr="00BE051B" w:rsidRDefault="001E02B3" w:rsidP="001E02B3">
                                <w:pPr>
                                  <w:jc w:val="center"/>
                                  <w:rPr>
                                    <w:b/>
                                    <w:bCs/>
                                    <w:sz w:val="16"/>
                                    <w:szCs w:val="16"/>
                                    <w:lang w:val="es-ES"/>
                                  </w:rPr>
                                </w:pPr>
                                <w:r w:rsidRPr="00BE051B">
                                  <w:rPr>
                                    <w:b/>
                                    <w:bCs/>
                                    <w:sz w:val="16"/>
                                    <w:szCs w:val="16"/>
                                    <w:lang w:val="es-ES"/>
                                  </w:rPr>
                                  <w:t>Entrada Principal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165183" name="Cuadro de texto 85165183"/>
                          <wps:cNvSpPr txBox="1"/>
                          <wps:spPr>
                            <a:xfrm>
                              <a:off x="99752" y="164"/>
                              <a:ext cx="864870" cy="392901"/>
                            </a:xfrm>
                            <a:prstGeom prst="rect">
                              <a:avLst/>
                            </a:prstGeom>
                            <a:solidFill>
                              <a:schemeClr val="lt1"/>
                            </a:solidFill>
                            <a:ln w="19050">
                              <a:solidFill>
                                <a:prstClr val="black"/>
                              </a:solidFill>
                            </a:ln>
                          </wps:spPr>
                          <wps:txbx>
                            <w:txbxContent>
                              <w:p w14:paraId="6C424463" w14:textId="77777777" w:rsidR="001E02B3" w:rsidRDefault="001E02B3" w:rsidP="001E02B3">
                                <w:pPr>
                                  <w:jc w:val="center"/>
                                  <w:rPr>
                                    <w:b/>
                                    <w:bCs/>
                                    <w:sz w:val="16"/>
                                    <w:szCs w:val="16"/>
                                    <w:lang w:val="es-ES"/>
                                  </w:rPr>
                                </w:pPr>
                                <w:r>
                                  <w:rPr>
                                    <w:b/>
                                    <w:bCs/>
                                    <w:sz w:val="16"/>
                                    <w:szCs w:val="16"/>
                                    <w:lang w:val="es-ES"/>
                                  </w:rPr>
                                  <w:t>Ruta</w:t>
                                </w:r>
                                <w:r w:rsidRPr="00BE051B">
                                  <w:rPr>
                                    <w:b/>
                                    <w:bCs/>
                                    <w:sz w:val="16"/>
                                    <w:szCs w:val="16"/>
                                    <w:lang w:val="es-ES"/>
                                  </w:rPr>
                                  <w:t xml:space="preserve"> 5 Sur</w:t>
                                </w:r>
                              </w:p>
                              <w:p w14:paraId="45466BF9" w14:textId="77777777" w:rsidR="001E02B3" w:rsidRPr="00BE051B" w:rsidRDefault="001E02B3" w:rsidP="001E02B3">
                                <w:pPr>
                                  <w:jc w:val="center"/>
                                  <w:rPr>
                                    <w:b/>
                                    <w:bCs/>
                                    <w:sz w:val="16"/>
                                    <w:szCs w:val="16"/>
                                    <w:lang w:val="es-ES"/>
                                  </w:rPr>
                                </w:pPr>
                                <w:r>
                                  <w:rPr>
                                    <w:b/>
                                    <w:bCs/>
                                    <w:sz w:val="16"/>
                                    <w:szCs w:val="16"/>
                                    <w:lang w:val="es-ES"/>
                                  </w:rPr>
                                  <w:t>KM 1015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6470759" name="Cuadro de texto 3"/>
                          <wps:cNvSpPr txBox="1"/>
                          <wps:spPr>
                            <a:xfrm>
                              <a:off x="3872753" y="602428"/>
                              <a:ext cx="901700" cy="481330"/>
                            </a:xfrm>
                            <a:prstGeom prst="rect">
                              <a:avLst/>
                            </a:prstGeom>
                            <a:solidFill>
                              <a:schemeClr val="lt1"/>
                            </a:solidFill>
                            <a:ln w="19050">
                              <a:solidFill>
                                <a:prstClr val="black"/>
                              </a:solidFill>
                            </a:ln>
                          </wps:spPr>
                          <wps:txbx>
                            <w:txbxContent>
                              <w:p w14:paraId="227515B3" w14:textId="77777777" w:rsidR="001E02B3" w:rsidRPr="00BE051B" w:rsidRDefault="001E02B3" w:rsidP="001E02B3">
                                <w:pPr>
                                  <w:jc w:val="center"/>
                                  <w:rPr>
                                    <w:b/>
                                    <w:bCs/>
                                    <w:sz w:val="16"/>
                                    <w:szCs w:val="16"/>
                                    <w:lang w:val="es-ES"/>
                                  </w:rPr>
                                </w:pPr>
                                <w:r>
                                  <w:rPr>
                                    <w:b/>
                                    <w:bCs/>
                                    <w:sz w:val="16"/>
                                    <w:szCs w:val="16"/>
                                    <w:lang w:val="es-ES"/>
                                  </w:rPr>
                                  <w:t xml:space="preserve">Cámaras </w:t>
                                </w:r>
                                <w:proofErr w:type="spellStart"/>
                                <w:r>
                                  <w:rPr>
                                    <w:b/>
                                    <w:bCs/>
                                    <w:sz w:val="16"/>
                                    <w:szCs w:val="16"/>
                                    <w:lang w:val="es-ES"/>
                                  </w:rPr>
                                  <w:t>desgrasadoras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4682132" name="Conector recto de flecha 4"/>
                          <wps:cNvCnPr/>
                          <wps:spPr>
                            <a:xfrm flipH="1" flipV="1">
                              <a:off x="2131983" y="392923"/>
                              <a:ext cx="1737856" cy="430996"/>
                            </a:xfrm>
                            <a:prstGeom prst="straightConnector1">
                              <a:avLst/>
                            </a:prstGeom>
                            <a:ln w="38100">
                              <a:solidFill>
                                <a:srgbClr val="E4CB2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75229784" name="Conector recto de flecha 5"/>
                          <wps:cNvCnPr/>
                          <wps:spPr>
                            <a:xfrm flipH="1">
                              <a:off x="1442026" y="989388"/>
                              <a:ext cx="2421786" cy="0"/>
                            </a:xfrm>
                            <a:prstGeom prst="straightConnector1">
                              <a:avLst/>
                            </a:prstGeom>
                            <a:ln w="38100">
                              <a:solidFill>
                                <a:srgbClr val="E4CB2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0020207" name="Conector recto de flecha 6"/>
                          <wps:cNvCnPr/>
                          <wps:spPr>
                            <a:xfrm flipH="1" flipV="1">
                              <a:off x="2738812" y="301510"/>
                              <a:ext cx="1128139" cy="291532"/>
                            </a:xfrm>
                            <a:prstGeom prst="straightConnector1">
                              <a:avLst/>
                            </a:prstGeom>
                            <a:ln w="38100">
                              <a:solidFill>
                                <a:srgbClr val="E4CB2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95687955" name="Cuadro de texto 7"/>
                          <wps:cNvSpPr txBox="1"/>
                          <wps:spPr>
                            <a:xfrm>
                              <a:off x="3054394" y="1423920"/>
                              <a:ext cx="901700" cy="481330"/>
                            </a:xfrm>
                            <a:prstGeom prst="rect">
                              <a:avLst/>
                            </a:prstGeom>
                            <a:solidFill>
                              <a:schemeClr val="lt1"/>
                            </a:solidFill>
                            <a:ln w="19050">
                              <a:solidFill>
                                <a:prstClr val="black"/>
                              </a:solidFill>
                            </a:ln>
                          </wps:spPr>
                          <wps:txbx>
                            <w:txbxContent>
                              <w:p w14:paraId="042F5F1A" w14:textId="77777777" w:rsidR="001E02B3" w:rsidRPr="00BE051B" w:rsidRDefault="001E02B3" w:rsidP="001E02B3">
                                <w:pPr>
                                  <w:jc w:val="center"/>
                                  <w:rPr>
                                    <w:b/>
                                    <w:bCs/>
                                    <w:sz w:val="16"/>
                                    <w:szCs w:val="16"/>
                                    <w:lang w:val="es-ES"/>
                                  </w:rPr>
                                </w:pPr>
                                <w:r>
                                  <w:rPr>
                                    <w:b/>
                                    <w:bCs/>
                                    <w:sz w:val="16"/>
                                    <w:szCs w:val="16"/>
                                    <w:lang w:val="es-ES"/>
                                  </w:rPr>
                                  <w:t>Alcantarillado por toda la 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594A0087" id="Grupo 9" o:spid="_x0000_s1027" style="position:absolute;left:0;text-align:left;margin-left:44.15pt;margin-top:36.85pt;width:368.1pt;height:157.2pt;z-index:251668480;mso-width-relative:margin;mso-height-relative:margin" coordorigin="997,-914" coordsize="46747,19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">
                <v:shapetype id="_x0000_t32" coordsize="21600,21600" o:spt="32" o:oned="t" path="m,l21600,21600e" filled="f">
                  <v:path arrowok="t" fillok="f" o:connecttype="none"/>
                  <o:lock v:ext="edit" shapetype="t"/>
                </v:shapetype>
                <v:shape id="Conector recto de flecha 1539852617" o:spid="_x0000_s1028" type="#_x0000_t32" style="position:absolute;left:10097;top:1748;width:8390;height:437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" strokecolor="#e4cb21" strokeweight="3pt">
                  <v:stroke endarrow="block" joinstyle="miter"/>
                </v:shape>
                <v:group id="Grupo 8" o:spid="_x0000_s1029" style="position:absolute;left:997;top:-914;width:46747;height:19966" coordorigin="997,-914" coordsize="46747,19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">
                  <v:shape id="Conector recto de flecha 570551322" o:spid="_x0000_s1030" type="#_x0000_t32" style="position:absolute;left:5325;top:4713;width:1460;height:69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" strokecolor="#e4cb21" strokeweight="3pt">
                    <v:stroke endarrow="block" joinstyle="miter"/>
                  </v:shape>
                  <v:shape id="Cuadro de texto 2" o:spid="_x0000_s1031" type="#_x0000_t202" style="position:absolute;left:17686;top:-914;width:6680;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" fillcolor="white [3201]" strokeweight="1.5pt">
                    <v:textbox>
                      <w:txbxContent>
                        <w:p w14:paraId="5E0062D9" w14:textId="77777777" w:rsidR="001E02B3" w:rsidRPr="00BE051B" w:rsidRDefault="001E02B3" w:rsidP="001E02B3">
                          <w:pPr>
                            <w:jc w:val="center"/>
                            <w:rPr>
                              <w:b/>
                              <w:bCs/>
                              <w:sz w:val="16"/>
                              <w:szCs w:val="16"/>
                              <w:lang w:val="es-ES"/>
                            </w:rPr>
                          </w:pPr>
                          <w:r w:rsidRPr="00BE051B">
                            <w:rPr>
                              <w:b/>
                              <w:bCs/>
                              <w:sz w:val="16"/>
                              <w:szCs w:val="16"/>
                              <w:lang w:val="es-ES"/>
                            </w:rPr>
                            <w:t>Entrada Principal</w:t>
                          </w:r>
                        </w:p>
                      </w:txbxContent>
                    </v:textbox>
                  </v:shape>
                  <v:shape id="Cuadro de texto 85165183" o:spid="_x0000_s1032" type="#_x0000_t202" style="position:absolute;left:997;top:1;width:8649;height:3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" fillcolor="white [3201]" strokeweight="1.5pt">
                    <v:textbox>
                      <w:txbxContent>
                        <w:p w14:paraId="6C424463" w14:textId="77777777" w:rsidR="001E02B3" w:rsidRDefault="001E02B3" w:rsidP="001E02B3">
                          <w:pPr>
                            <w:jc w:val="center"/>
                            <w:rPr>
                              <w:b/>
                              <w:bCs/>
                              <w:sz w:val="16"/>
                              <w:szCs w:val="16"/>
                              <w:lang w:val="es-ES"/>
                            </w:rPr>
                          </w:pPr>
                          <w:r>
                            <w:rPr>
                              <w:b/>
                              <w:bCs/>
                              <w:sz w:val="16"/>
                              <w:szCs w:val="16"/>
                              <w:lang w:val="es-ES"/>
                            </w:rPr>
                            <w:t>Ruta</w:t>
                          </w:r>
                          <w:r w:rsidRPr="00BE051B">
                            <w:rPr>
                              <w:b/>
                              <w:bCs/>
                              <w:sz w:val="16"/>
                              <w:szCs w:val="16"/>
                              <w:lang w:val="es-ES"/>
                            </w:rPr>
                            <w:t xml:space="preserve"> 5 Sur</w:t>
                          </w:r>
                        </w:p>
                        <w:p w14:paraId="45466BF9" w14:textId="77777777" w:rsidR="001E02B3" w:rsidRPr="00BE051B" w:rsidRDefault="001E02B3" w:rsidP="001E02B3">
                          <w:pPr>
                            <w:jc w:val="center"/>
                            <w:rPr>
                              <w:b/>
                              <w:bCs/>
                              <w:sz w:val="16"/>
                              <w:szCs w:val="16"/>
                              <w:lang w:val="es-ES"/>
                            </w:rPr>
                          </w:pPr>
                          <w:r>
                            <w:rPr>
                              <w:b/>
                              <w:bCs/>
                              <w:sz w:val="16"/>
                              <w:szCs w:val="16"/>
                              <w:lang w:val="es-ES"/>
                            </w:rPr>
                            <w:t>KM 1015</w:t>
                          </w:r>
                        </w:p>
                      </w:txbxContent>
                    </v:textbox>
                  </v:shape>
                  <v:shape id="Cuadro de texto 3" o:spid="_x0000_s1033" type="#_x0000_t202" style="position:absolute;left:38727;top:6024;width:9017;height:4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" fillcolor="white [3201]" strokeweight="1.5pt">
                    <v:textbox>
                      <w:txbxContent>
                        <w:p w14:paraId="227515B3" w14:textId="77777777" w:rsidR="001E02B3" w:rsidRPr="00BE051B" w:rsidRDefault="001E02B3" w:rsidP="001E02B3">
                          <w:pPr>
                            <w:jc w:val="center"/>
                            <w:rPr>
                              <w:b/>
                              <w:bCs/>
                              <w:sz w:val="16"/>
                              <w:szCs w:val="16"/>
                              <w:lang w:val="es-ES"/>
                            </w:rPr>
                          </w:pPr>
                          <w:r>
                            <w:rPr>
                              <w:b/>
                              <w:bCs/>
                              <w:sz w:val="16"/>
                              <w:szCs w:val="16"/>
                              <w:lang w:val="es-ES"/>
                            </w:rPr>
                            <w:t>Cámaras desgrasadoras</w:t>
                          </w:r>
                        </w:p>
                      </w:txbxContent>
                    </v:textbox>
                  </v:shape>
                  <v:shape id="Conector recto de flecha 4" o:spid="_x0000_s1034" type="#_x0000_t32" style="position:absolute;left:21319;top:3929;width:17379;height:43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" strokecolor="#e4cb21" strokeweight="3pt">
                    <v:stroke endarrow="block" joinstyle="miter"/>
                  </v:shape>
                  <v:shape id="Conector recto de flecha 5" o:spid="_x0000_s1035" type="#_x0000_t32" style="position:absolute;left:14420;top:9893;width:2421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" strokecolor="#e4cb21" strokeweight="3pt">
                    <v:stroke endarrow="block" joinstyle="miter"/>
                  </v:shape>
                  <v:shape id="Conector recto de flecha 6" o:spid="_x0000_s1036" type="#_x0000_t32" style="position:absolute;left:27388;top:3015;width:11281;height:291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" strokecolor="#e4cb21" strokeweight="3pt">
                    <v:stroke endarrow="block" joinstyle="miter"/>
                  </v:shape>
                  <v:shape id="Cuadro de texto 7" o:spid="_x0000_s1037" type="#_x0000_t202" style="position:absolute;left:30543;top:14239;width:9017;height:4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" fillcolor="white [3201]" strokeweight="1.5pt">
                    <v:textbox>
                      <w:txbxContent>
                        <w:p w14:paraId="042F5F1A" w14:textId="77777777" w:rsidR="001E02B3" w:rsidRPr="00BE051B" w:rsidRDefault="001E02B3" w:rsidP="001E02B3">
                          <w:pPr>
                            <w:jc w:val="center"/>
                            <w:rPr>
                              <w:b/>
                              <w:bCs/>
                              <w:sz w:val="16"/>
                              <w:szCs w:val="16"/>
                              <w:lang w:val="es-ES"/>
                            </w:rPr>
                          </w:pPr>
                          <w:r>
                            <w:rPr>
                              <w:b/>
                              <w:bCs/>
                              <w:sz w:val="16"/>
                              <w:szCs w:val="16"/>
                              <w:lang w:val="es-ES"/>
                            </w:rPr>
                            <w:t>Alcantarillado por toda la UR.</w:t>
                          </w:r>
                        </w:p>
                      </w:txbxContent>
                    </v:textbox>
                  </v:shape>
                </v:group>
              </v:group>
            </w:pict>
          </mc:Fallback>
        </mc:AlternateContent>
      </w:r>
      <w:r w:rsidRPr="00FD16C7">
        <w:rPr>
          <w:noProof/>
          <w:sz w:val="28"/>
          <w:szCs w:val="28"/>
          <w:lang w:val="es-CL" w:eastAsia="es-CL"/>
        </w:rPr>
        <w:drawing>
          <wp:inline distT="0" distB="0" distL="0" distR="0" wp14:anchorId="1F1C330E" wp14:editId="17DF72A9">
            <wp:extent cx="5720080" cy="3591098"/>
            <wp:effectExtent l="0" t="0" r="0" b="3175"/>
            <wp:docPr id="522431281" name="Imagen 52243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rotWithShape="1">
                    <a:blip r:embed="rId5">
                      <a:extLst>
                        <a:ext uri="{28A0092B-C50C-407E-A947-70E740481C1C}">
                          <a14:useLocalDpi xmlns:a14="http://schemas.microsoft.com/office/drawing/2010/main" val="0"/>
                        </a:ext>
                      </a:extLst>
                    </a:blip>
                    <a:srcRect t="2611" b="1449"/>
                    <a:stretch/>
                  </pic:blipFill>
                  <pic:spPr bwMode="auto">
                    <a:xfrm>
                      <a:off x="0" y="0"/>
                      <a:ext cx="5804958" cy="3644385"/>
                    </a:xfrm>
                    <a:prstGeom prst="rect">
                      <a:avLst/>
                    </a:prstGeom>
                    <a:ln>
                      <a:noFill/>
                    </a:ln>
                    <a:extLst>
                      <a:ext uri="{53640926-AAD7-44D8-BBD7-CCE9431645EC}">
                        <a14:shadowObscured xmlns:a14="http://schemas.microsoft.com/office/drawing/2010/main"/>
                      </a:ext>
                    </a:extLst>
                  </pic:spPr>
                </pic:pic>
              </a:graphicData>
            </a:graphic>
          </wp:inline>
        </w:drawing>
      </w:r>
      <w:bookmarkEnd w:id="2"/>
    </w:p>
    <w:p w14:paraId="049AE085" w14:textId="77777777" w:rsidR="001E02B3" w:rsidRPr="00FD16C7" w:rsidRDefault="001E02B3" w:rsidP="001E02B3">
      <w:pPr>
        <w:tabs>
          <w:tab w:val="left" w:pos="284"/>
          <w:tab w:val="left" w:pos="993"/>
        </w:tabs>
        <w:ind w:left="284"/>
        <w:jc w:val="both"/>
        <w:rPr>
          <w:sz w:val="28"/>
          <w:szCs w:val="28"/>
        </w:rPr>
      </w:pPr>
    </w:p>
    <w:p w14:paraId="44A3FD26" w14:textId="77777777" w:rsidR="001E02B3" w:rsidRPr="00FD16C7" w:rsidRDefault="001E02B3" w:rsidP="001E02B3">
      <w:pPr>
        <w:pStyle w:val="Prrafodelista"/>
        <w:numPr>
          <w:ilvl w:val="1"/>
          <w:numId w:val="11"/>
        </w:numPr>
        <w:tabs>
          <w:tab w:val="left" w:pos="426"/>
          <w:tab w:val="left" w:pos="993"/>
        </w:tabs>
        <w:spacing w:after="200" w:line="276" w:lineRule="auto"/>
        <w:ind w:firstLine="51"/>
        <w:jc w:val="both"/>
        <w:rPr>
          <w:sz w:val="28"/>
          <w:szCs w:val="28"/>
        </w:rPr>
      </w:pPr>
      <w:r w:rsidRPr="00FD16C7">
        <w:rPr>
          <w:b/>
          <w:sz w:val="28"/>
          <w:szCs w:val="28"/>
        </w:rPr>
        <w:t>CUARTEL N.°2 PREDIO “RÍO PESCADO”</w:t>
      </w:r>
    </w:p>
    <w:p w14:paraId="6233626F" w14:textId="77777777" w:rsidR="001E02B3" w:rsidRPr="00FD16C7" w:rsidRDefault="001E02B3" w:rsidP="001E02B3">
      <w:pPr>
        <w:pStyle w:val="Prrafodelista"/>
        <w:tabs>
          <w:tab w:val="left" w:pos="426"/>
          <w:tab w:val="left" w:pos="993"/>
        </w:tabs>
        <w:spacing w:after="200" w:line="276" w:lineRule="auto"/>
        <w:ind w:left="426"/>
        <w:jc w:val="both"/>
        <w:rPr>
          <w:sz w:val="28"/>
          <w:szCs w:val="28"/>
        </w:rPr>
      </w:pPr>
    </w:p>
    <w:p w14:paraId="68542F0A" w14:textId="77777777" w:rsidR="001E02B3" w:rsidRPr="00FD16C7" w:rsidRDefault="001E02B3" w:rsidP="001E02B3">
      <w:pPr>
        <w:pStyle w:val="Prrafodelista"/>
        <w:numPr>
          <w:ilvl w:val="0"/>
          <w:numId w:val="8"/>
        </w:numPr>
        <w:ind w:left="1418" w:hanging="425"/>
        <w:jc w:val="both"/>
        <w:rPr>
          <w:sz w:val="28"/>
          <w:szCs w:val="28"/>
        </w:rPr>
      </w:pPr>
      <w:r w:rsidRPr="00FD16C7">
        <w:rPr>
          <w:sz w:val="28"/>
          <w:szCs w:val="28"/>
        </w:rPr>
        <w:t xml:space="preserve">En forma mensual se deberá realizar limpieza 01 (una) de las fosas instaladas en el CIE “Río Pescado”. </w:t>
      </w:r>
    </w:p>
    <w:p w14:paraId="009D6FFF" w14:textId="77777777" w:rsidR="001E02B3" w:rsidRPr="00FD16C7" w:rsidRDefault="001E02B3" w:rsidP="001E02B3">
      <w:pPr>
        <w:pStyle w:val="Prrafodelista"/>
        <w:ind w:left="1418"/>
        <w:jc w:val="both"/>
        <w:rPr>
          <w:sz w:val="28"/>
          <w:szCs w:val="28"/>
        </w:rPr>
      </w:pPr>
    </w:p>
    <w:p w14:paraId="32DE498D" w14:textId="77777777" w:rsidR="001E02B3" w:rsidRPr="00FD16C7" w:rsidRDefault="001E02B3" w:rsidP="001E02B3">
      <w:pPr>
        <w:pStyle w:val="Prrafodelista"/>
        <w:ind w:left="1418"/>
        <w:jc w:val="both"/>
        <w:rPr>
          <w:color w:val="FF0000"/>
          <w:sz w:val="28"/>
          <w:szCs w:val="28"/>
        </w:rPr>
      </w:pPr>
      <w:r w:rsidRPr="00FD16C7">
        <w:rPr>
          <w:sz w:val="28"/>
          <w:szCs w:val="28"/>
        </w:rPr>
        <w:t xml:space="preserve">Cabe señalar que las visitas quedarán registradas en el libro de novedades del comandante de guardia del cuartel. </w:t>
      </w:r>
    </w:p>
    <w:p w14:paraId="14B87DBE" w14:textId="77777777" w:rsidR="001E02B3" w:rsidRPr="00FD16C7" w:rsidRDefault="001E02B3" w:rsidP="001E02B3">
      <w:pPr>
        <w:pStyle w:val="Prrafodelista"/>
        <w:ind w:left="1418"/>
        <w:jc w:val="both"/>
        <w:rPr>
          <w:sz w:val="28"/>
          <w:szCs w:val="28"/>
        </w:rPr>
      </w:pPr>
    </w:p>
    <w:p w14:paraId="04BCA700" w14:textId="77777777" w:rsidR="001E02B3" w:rsidRPr="00FD16C7" w:rsidRDefault="001E02B3" w:rsidP="001E02B3">
      <w:pPr>
        <w:pStyle w:val="Prrafodelista"/>
        <w:numPr>
          <w:ilvl w:val="0"/>
          <w:numId w:val="8"/>
        </w:numPr>
        <w:ind w:left="1418" w:hanging="425"/>
        <w:jc w:val="both"/>
        <w:rPr>
          <w:sz w:val="28"/>
          <w:szCs w:val="28"/>
        </w:rPr>
      </w:pPr>
      <w:r w:rsidRPr="00FD16C7">
        <w:rPr>
          <w:sz w:val="28"/>
          <w:szCs w:val="28"/>
        </w:rPr>
        <w:t>Provisión y aplicación de productos de mitigación de olores (bacterias para planta de tratamiento y fosas sépticas), por el tiempo que dure el contrato y su garantía. (1 vez por mes)</w:t>
      </w:r>
    </w:p>
    <w:p w14:paraId="545F52F9" w14:textId="77777777" w:rsidR="001E02B3" w:rsidRPr="00FD16C7" w:rsidRDefault="001E02B3" w:rsidP="001E02B3">
      <w:pPr>
        <w:contextualSpacing/>
        <w:jc w:val="both"/>
        <w:rPr>
          <w:sz w:val="28"/>
          <w:szCs w:val="28"/>
        </w:rPr>
      </w:pPr>
    </w:p>
    <w:p w14:paraId="67FF03D7" w14:textId="77777777" w:rsidR="001E02B3" w:rsidRPr="00FD16C7" w:rsidRDefault="001E02B3" w:rsidP="001E02B3">
      <w:pPr>
        <w:pStyle w:val="Prrafodelista"/>
        <w:numPr>
          <w:ilvl w:val="0"/>
          <w:numId w:val="8"/>
        </w:numPr>
        <w:ind w:left="1418" w:hanging="425"/>
        <w:jc w:val="both"/>
        <w:rPr>
          <w:sz w:val="28"/>
          <w:szCs w:val="28"/>
        </w:rPr>
      </w:pPr>
      <w:r w:rsidRPr="00FD16C7">
        <w:rPr>
          <w:sz w:val="28"/>
          <w:szCs w:val="28"/>
        </w:rPr>
        <w:t>Se debe considerar varillado, extracción de lodos, reemplazo de tuberías en mal estado y habilitación de letrinas por única vez.</w:t>
      </w:r>
    </w:p>
    <w:p w14:paraId="3D434E7C" w14:textId="77777777" w:rsidR="001E02B3" w:rsidRPr="00FD16C7" w:rsidRDefault="001E02B3" w:rsidP="001E02B3">
      <w:pPr>
        <w:contextualSpacing/>
        <w:jc w:val="both"/>
        <w:rPr>
          <w:sz w:val="28"/>
          <w:szCs w:val="28"/>
        </w:rPr>
      </w:pPr>
    </w:p>
    <w:p w14:paraId="5A26BCCB" w14:textId="77777777" w:rsidR="001E02B3" w:rsidRDefault="001E02B3" w:rsidP="001E02B3">
      <w:pPr>
        <w:pStyle w:val="Prrafodelista"/>
        <w:numPr>
          <w:ilvl w:val="0"/>
          <w:numId w:val="8"/>
        </w:numPr>
        <w:ind w:left="1418" w:hanging="425"/>
        <w:jc w:val="both"/>
        <w:rPr>
          <w:sz w:val="28"/>
          <w:szCs w:val="28"/>
        </w:rPr>
      </w:pPr>
      <w:r>
        <w:rPr>
          <w:sz w:val="28"/>
          <w:szCs w:val="28"/>
        </w:rPr>
        <w:t xml:space="preserve">Revisión, mantenimiento preventivo y reparación de </w:t>
      </w:r>
      <w:r w:rsidRPr="00FD16C7">
        <w:rPr>
          <w:sz w:val="28"/>
          <w:szCs w:val="28"/>
        </w:rPr>
        <w:t>fosas instaladas en este CIE</w:t>
      </w:r>
      <w:r>
        <w:rPr>
          <w:sz w:val="28"/>
          <w:szCs w:val="28"/>
        </w:rPr>
        <w:t>.</w:t>
      </w:r>
      <w:r w:rsidRPr="00FD16C7">
        <w:rPr>
          <w:sz w:val="28"/>
          <w:szCs w:val="28"/>
        </w:rPr>
        <w:t xml:space="preserve"> </w:t>
      </w:r>
    </w:p>
    <w:p w14:paraId="1B25981B" w14:textId="77777777" w:rsidR="001E02B3" w:rsidRPr="00F61E18" w:rsidRDefault="001E02B3" w:rsidP="001E02B3">
      <w:pPr>
        <w:pStyle w:val="Prrafodelista"/>
        <w:rPr>
          <w:sz w:val="28"/>
          <w:szCs w:val="28"/>
        </w:rPr>
      </w:pPr>
    </w:p>
    <w:p w14:paraId="4961DA64" w14:textId="77777777" w:rsidR="001E02B3" w:rsidRPr="00F61E18" w:rsidRDefault="001E02B3" w:rsidP="001E02B3">
      <w:pPr>
        <w:contextualSpacing/>
        <w:jc w:val="both"/>
        <w:rPr>
          <w:sz w:val="28"/>
          <w:szCs w:val="28"/>
        </w:rPr>
      </w:pPr>
    </w:p>
    <w:p w14:paraId="4A041415" w14:textId="77777777" w:rsidR="001E02B3" w:rsidRPr="00FD16C7" w:rsidRDefault="001E02B3" w:rsidP="001E02B3">
      <w:pPr>
        <w:pStyle w:val="Prrafodelista"/>
        <w:rPr>
          <w:sz w:val="28"/>
          <w:szCs w:val="28"/>
        </w:rPr>
      </w:pPr>
      <w:del w:id="3" w:author="paulo fernandez" w:date="2026-06-25T14:54:00Z">
        <w:r w:rsidRPr="00FD16C7" w:rsidDel="008559FA">
          <w:rPr>
            <w:noProof/>
            <w:sz w:val="28"/>
            <w:szCs w:val="28"/>
            <w:lang w:val="es-CL" w:eastAsia="es-CL"/>
          </w:rPr>
          <mc:AlternateContent>
            <mc:Choice Requires="wps">
              <w:drawing>
                <wp:anchor distT="0" distB="0" distL="114300" distR="114300" simplePos="0" relativeHeight="251665408" behindDoc="0" locked="0" layoutInCell="1" allowOverlap="1" wp14:anchorId="723E7750" wp14:editId="6174218F">
                  <wp:simplePos x="0" y="0"/>
                  <wp:positionH relativeFrom="column">
                    <wp:posOffset>9563460</wp:posOffset>
                  </wp:positionH>
                  <wp:positionV relativeFrom="paragraph">
                    <wp:posOffset>419148</wp:posOffset>
                  </wp:positionV>
                  <wp:extent cx="210185" cy="2786944"/>
                  <wp:effectExtent l="76200" t="0" r="31115" b="33020"/>
                  <wp:wrapNone/>
                  <wp:docPr id="1306997932" name="Conector recto de flecha 1306997932"/>
                  <wp:cNvGraphicFramePr/>
                  <a:graphic xmlns:a="http://schemas.openxmlformats.org/drawingml/2006/main">
                    <a:graphicData uri="http://schemas.microsoft.com/office/word/2010/wordprocessingShape">
                      <wps:wsp>
                        <wps:cNvCnPr/>
                        <wps:spPr>
                          <a:xfrm flipH="1">
                            <a:off x="0" y="0"/>
                            <a:ext cx="210185" cy="2786944"/>
                          </a:xfrm>
                          <a:prstGeom prst="straightConnector1">
                            <a:avLst/>
                          </a:prstGeom>
                          <a:ln w="38100">
                            <a:solidFill>
                              <a:srgbClr val="E4CB2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46C1165" id="Conector recto de flecha 1306997932" o:spid="_x0000_s1026" type="#_x0000_t32" style="position:absolute;margin-left:753.05pt;margin-top:33pt;width:16.55pt;height:219.4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" strokecolor="#e4cb21" strokeweight="3pt">
                  <v:stroke endarrow="block" joinstyle="miter"/>
                </v:shape>
              </w:pict>
            </mc:Fallback>
          </mc:AlternateContent>
        </w:r>
      </w:del>
    </w:p>
    <w:p w14:paraId="198336BC" w14:textId="77777777" w:rsidR="001E02B3" w:rsidRPr="00FD16C7" w:rsidRDefault="001E02B3" w:rsidP="001E02B3">
      <w:pPr>
        <w:pStyle w:val="Prrafodelista"/>
        <w:rPr>
          <w:sz w:val="28"/>
          <w:szCs w:val="28"/>
        </w:rPr>
      </w:pPr>
      <w:r w:rsidRPr="00FD16C7">
        <w:rPr>
          <w:noProof/>
          <w:sz w:val="28"/>
          <w:szCs w:val="28"/>
          <w:lang w:val="es-CL" w:eastAsia="es-CL"/>
        </w:rPr>
        <mc:AlternateContent>
          <mc:Choice Requires="wps">
            <w:drawing>
              <wp:anchor distT="0" distB="0" distL="114300" distR="114300" simplePos="0" relativeHeight="251666432" behindDoc="0" locked="0" layoutInCell="1" allowOverlap="1" wp14:anchorId="3F386190" wp14:editId="71039964">
                <wp:simplePos x="0" y="0"/>
                <wp:positionH relativeFrom="column">
                  <wp:posOffset>1831826</wp:posOffset>
                </wp:positionH>
                <wp:positionV relativeFrom="paragraph">
                  <wp:posOffset>-31750</wp:posOffset>
                </wp:positionV>
                <wp:extent cx="2809158" cy="226142"/>
                <wp:effectExtent l="12700" t="12700" r="10795" b="15240"/>
                <wp:wrapNone/>
                <wp:docPr id="1698343035" name="Cuadro de texto 1698343035"/>
                <wp:cNvGraphicFramePr/>
                <a:graphic xmlns:a="http://schemas.openxmlformats.org/drawingml/2006/main">
                  <a:graphicData uri="http://schemas.microsoft.com/office/word/2010/wordprocessingShape">
                    <wps:wsp>
                      <wps:cNvSpPr txBox="1"/>
                      <wps:spPr>
                        <a:xfrm>
                          <a:off x="0" y="0"/>
                          <a:ext cx="2809158" cy="226142"/>
                        </a:xfrm>
                        <a:prstGeom prst="rect">
                          <a:avLst/>
                        </a:prstGeom>
                        <a:solidFill>
                          <a:schemeClr val="lt1"/>
                        </a:solidFill>
                        <a:ln w="19050">
                          <a:solidFill>
                            <a:prstClr val="black"/>
                          </a:solidFill>
                        </a:ln>
                      </wps:spPr>
                      <wps:txbx>
                        <w:txbxContent>
                          <w:p w14:paraId="0AA603B3" w14:textId="77777777" w:rsidR="001E02B3" w:rsidRPr="003634A4" w:rsidRDefault="001E02B3" w:rsidP="001E02B3">
                            <w:pPr>
                              <w:jc w:val="center"/>
                              <w:rPr>
                                <w:b/>
                                <w:bCs/>
                                <w:sz w:val="16"/>
                                <w:szCs w:val="16"/>
                                <w:u w:val="single"/>
                                <w:lang w:val="es-ES"/>
                              </w:rPr>
                            </w:pPr>
                            <w:r>
                              <w:rPr>
                                <w:b/>
                                <w:bCs/>
                                <w:sz w:val="16"/>
                                <w:szCs w:val="16"/>
                                <w:u w:val="single"/>
                                <w:lang w:val="es-ES"/>
                              </w:rPr>
                              <w:t>PLANIMETRÍA Y UBICACIÓN CIE “RÍO PESCADO “SANGRA”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F386190" id="Cuadro de texto 1698343035" o:spid="_x0000_s1038" type="#_x0000_t202" style="position:absolute;left:0;text-align:left;margin-left:144.25pt;margin-top:-2.5pt;width:221.2pt;height:17.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" fillcolor="white [3201]" strokeweight="1.5pt">
                <v:textbox>
                  <w:txbxContent>
                    <w:p w14:paraId="0AA603B3" w14:textId="77777777" w:rsidR="001E02B3" w:rsidRPr="003634A4" w:rsidRDefault="001E02B3" w:rsidP="001E02B3">
                      <w:pPr>
                        <w:jc w:val="center"/>
                        <w:rPr>
                          <w:b/>
                          <w:bCs/>
                          <w:sz w:val="16"/>
                          <w:szCs w:val="16"/>
                          <w:u w:val="single"/>
                          <w:lang w:val="es-ES"/>
                        </w:rPr>
                      </w:pPr>
                      <w:r>
                        <w:rPr>
                          <w:b/>
                          <w:bCs/>
                          <w:sz w:val="16"/>
                          <w:szCs w:val="16"/>
                          <w:u w:val="single"/>
                          <w:lang w:val="es-ES"/>
                        </w:rPr>
                        <w:t>PLANIMETRÍA Y UBICACIÓN CIE “RÍO PESCADO “SANGRA”</w:t>
                      </w:r>
                    </w:p>
                  </w:txbxContent>
                </v:textbox>
              </v:shape>
            </w:pict>
          </mc:Fallback>
        </mc:AlternateContent>
      </w:r>
    </w:p>
    <w:p w14:paraId="59D77A40" w14:textId="77777777" w:rsidR="001E02B3" w:rsidRPr="00FD16C7" w:rsidRDefault="001E02B3" w:rsidP="001E02B3">
      <w:pPr>
        <w:contextualSpacing/>
        <w:jc w:val="both"/>
        <w:rPr>
          <w:sz w:val="28"/>
          <w:szCs w:val="28"/>
        </w:rPr>
      </w:pPr>
      <w:r w:rsidRPr="00FD16C7">
        <w:rPr>
          <w:noProof/>
          <w:sz w:val="28"/>
          <w:szCs w:val="28"/>
          <w:lang w:val="es-CL" w:eastAsia="es-CL"/>
        </w:rPr>
        <w:drawing>
          <wp:anchor distT="0" distB="0" distL="114300" distR="114300" simplePos="0" relativeHeight="251659264" behindDoc="0" locked="0" layoutInCell="1" allowOverlap="1" wp14:anchorId="3220877E" wp14:editId="24FAB17C">
            <wp:simplePos x="0" y="0"/>
            <wp:positionH relativeFrom="column">
              <wp:posOffset>218440</wp:posOffset>
            </wp:positionH>
            <wp:positionV relativeFrom="paragraph">
              <wp:posOffset>126365</wp:posOffset>
            </wp:positionV>
            <wp:extent cx="5723890" cy="4441825"/>
            <wp:effectExtent l="0" t="0" r="3810" b="3175"/>
            <wp:wrapNone/>
            <wp:docPr id="284756589"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756589" name="Imagen 2847565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3890" cy="4441825"/>
                    </a:xfrm>
                    <a:prstGeom prst="rect">
                      <a:avLst/>
                    </a:prstGeom>
                  </pic:spPr>
                </pic:pic>
              </a:graphicData>
            </a:graphic>
            <wp14:sizeRelH relativeFrom="page">
              <wp14:pctWidth>0</wp14:pctWidth>
            </wp14:sizeRelH>
            <wp14:sizeRelV relativeFrom="page">
              <wp14:pctHeight>0</wp14:pctHeight>
            </wp14:sizeRelV>
          </wp:anchor>
        </w:drawing>
      </w:r>
    </w:p>
    <w:p w14:paraId="3A79CCAE" w14:textId="77777777" w:rsidR="001E02B3" w:rsidRPr="00FD16C7" w:rsidRDefault="001E02B3" w:rsidP="001E02B3">
      <w:pPr>
        <w:contextualSpacing/>
        <w:jc w:val="both"/>
        <w:rPr>
          <w:sz w:val="28"/>
          <w:szCs w:val="28"/>
        </w:rPr>
      </w:pPr>
    </w:p>
    <w:p w14:paraId="6DAE0A79" w14:textId="77777777" w:rsidR="001E02B3" w:rsidRPr="00FD16C7" w:rsidRDefault="001E02B3" w:rsidP="001E02B3">
      <w:pPr>
        <w:contextualSpacing/>
        <w:jc w:val="both"/>
        <w:rPr>
          <w:sz w:val="28"/>
          <w:szCs w:val="28"/>
        </w:rPr>
      </w:pPr>
    </w:p>
    <w:p w14:paraId="48D4A6F0" w14:textId="77777777" w:rsidR="001E02B3" w:rsidRPr="00FD16C7" w:rsidRDefault="001E02B3" w:rsidP="001E02B3">
      <w:pPr>
        <w:contextualSpacing/>
        <w:jc w:val="both"/>
        <w:rPr>
          <w:sz w:val="28"/>
          <w:szCs w:val="28"/>
        </w:rPr>
      </w:pPr>
    </w:p>
    <w:p w14:paraId="21151D15" w14:textId="77777777" w:rsidR="001E02B3" w:rsidRPr="00FD16C7" w:rsidRDefault="001E02B3" w:rsidP="001E02B3">
      <w:pPr>
        <w:pStyle w:val="Prrafodelista"/>
        <w:rPr>
          <w:sz w:val="28"/>
          <w:szCs w:val="28"/>
        </w:rPr>
      </w:pPr>
      <w:r w:rsidRPr="00FD16C7">
        <w:rPr>
          <w:noProof/>
          <w:sz w:val="28"/>
          <w:szCs w:val="28"/>
          <w:lang w:val="es-CL" w:eastAsia="es-CL"/>
        </w:rPr>
        <mc:AlternateContent>
          <mc:Choice Requires="wps">
            <w:drawing>
              <wp:anchor distT="0" distB="0" distL="114300" distR="114300" simplePos="0" relativeHeight="251661312" behindDoc="0" locked="0" layoutInCell="1" allowOverlap="1" wp14:anchorId="4077AB2D" wp14:editId="49EEC1FA">
                <wp:simplePos x="0" y="0"/>
                <wp:positionH relativeFrom="column">
                  <wp:posOffset>908050</wp:posOffset>
                </wp:positionH>
                <wp:positionV relativeFrom="paragraph">
                  <wp:posOffset>113594</wp:posOffset>
                </wp:positionV>
                <wp:extent cx="409222" cy="767786"/>
                <wp:effectExtent l="12700" t="25400" r="35560" b="19685"/>
                <wp:wrapNone/>
                <wp:docPr id="1046384892" name="Conector recto de flecha 1046384892"/>
                <wp:cNvGraphicFramePr/>
                <a:graphic xmlns:a="http://schemas.openxmlformats.org/drawingml/2006/main">
                  <a:graphicData uri="http://schemas.microsoft.com/office/word/2010/wordprocessingShape">
                    <wps:wsp>
                      <wps:cNvCnPr/>
                      <wps:spPr>
                        <a:xfrm flipV="1">
                          <a:off x="0" y="0"/>
                          <a:ext cx="409222" cy="767786"/>
                        </a:xfrm>
                        <a:prstGeom prst="straightConnector1">
                          <a:avLst/>
                        </a:prstGeom>
                        <a:ln w="38100">
                          <a:solidFill>
                            <a:srgbClr val="E4CB2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48A45E8" id="Conector recto de flecha 1046384892" o:spid="_x0000_s1026" type="#_x0000_t32" style="position:absolute;margin-left:71.5pt;margin-top:8.95pt;width:32.2pt;height:60.4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" strokecolor="#e4cb21" strokeweight="3pt">
                <v:stroke endarrow="block" joinstyle="miter"/>
              </v:shape>
            </w:pict>
          </mc:Fallback>
        </mc:AlternateContent>
      </w:r>
      <w:r w:rsidRPr="00FD16C7">
        <w:rPr>
          <w:noProof/>
          <w:sz w:val="28"/>
          <w:szCs w:val="28"/>
          <w:lang w:val="es-CL" w:eastAsia="es-CL"/>
        </w:rPr>
        <mc:AlternateContent>
          <mc:Choice Requires="wps">
            <w:drawing>
              <wp:anchor distT="0" distB="0" distL="114300" distR="114300" simplePos="0" relativeHeight="251662336" behindDoc="0" locked="0" layoutInCell="1" allowOverlap="1" wp14:anchorId="67946B7C" wp14:editId="43EC61D1">
                <wp:simplePos x="0" y="0"/>
                <wp:positionH relativeFrom="column">
                  <wp:posOffset>2873728</wp:posOffset>
                </wp:positionH>
                <wp:positionV relativeFrom="paragraph">
                  <wp:posOffset>126436</wp:posOffset>
                </wp:positionV>
                <wp:extent cx="668020" cy="393065"/>
                <wp:effectExtent l="12700" t="12700" r="17780" b="13335"/>
                <wp:wrapNone/>
                <wp:docPr id="277907903" name="Cuadro de texto 277907903"/>
                <wp:cNvGraphicFramePr/>
                <a:graphic xmlns:a="http://schemas.openxmlformats.org/drawingml/2006/main">
                  <a:graphicData uri="http://schemas.microsoft.com/office/word/2010/wordprocessingShape">
                    <wps:wsp>
                      <wps:cNvSpPr txBox="1"/>
                      <wps:spPr>
                        <a:xfrm>
                          <a:off x="0" y="0"/>
                          <a:ext cx="668020" cy="393065"/>
                        </a:xfrm>
                        <a:prstGeom prst="rect">
                          <a:avLst/>
                        </a:prstGeom>
                        <a:solidFill>
                          <a:schemeClr val="lt1"/>
                        </a:solidFill>
                        <a:ln w="19050">
                          <a:solidFill>
                            <a:prstClr val="black"/>
                          </a:solidFill>
                        </a:ln>
                      </wps:spPr>
                      <wps:txbx>
                        <w:txbxContent>
                          <w:p w14:paraId="0004BE92" w14:textId="77777777" w:rsidR="001E02B3" w:rsidRPr="00BE051B" w:rsidRDefault="001E02B3" w:rsidP="001E02B3">
                            <w:pPr>
                              <w:jc w:val="center"/>
                              <w:rPr>
                                <w:b/>
                                <w:bCs/>
                                <w:sz w:val="16"/>
                                <w:szCs w:val="16"/>
                                <w:lang w:val="es-ES"/>
                              </w:rPr>
                            </w:pPr>
                            <w:r>
                              <w:rPr>
                                <w:b/>
                                <w:bCs/>
                                <w:sz w:val="16"/>
                                <w:szCs w:val="16"/>
                                <w:lang w:val="es-ES"/>
                              </w:rPr>
                              <w:t>Fosas sépticas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7946B7C" id="Cuadro de texto 277907903" o:spid="_x0000_s1039" type="#_x0000_t202" style="position:absolute;left:0;text-align:left;margin-left:226.3pt;margin-top:9.95pt;width:52.6pt;height:30.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" fillcolor="white [3201]" strokeweight="1.5pt">
                <v:textbox>
                  <w:txbxContent>
                    <w:p w14:paraId="0004BE92" w14:textId="77777777" w:rsidR="001E02B3" w:rsidRPr="00BE051B" w:rsidRDefault="001E02B3" w:rsidP="001E02B3">
                      <w:pPr>
                        <w:jc w:val="center"/>
                        <w:rPr>
                          <w:b/>
                          <w:bCs/>
                          <w:sz w:val="16"/>
                          <w:szCs w:val="16"/>
                          <w:lang w:val="es-ES"/>
                        </w:rPr>
                      </w:pPr>
                      <w:r>
                        <w:rPr>
                          <w:b/>
                          <w:bCs/>
                          <w:sz w:val="16"/>
                          <w:szCs w:val="16"/>
                          <w:lang w:val="es-ES"/>
                        </w:rPr>
                        <w:t>Fosas sépticas</w:t>
                      </w:r>
                    </w:p>
                  </w:txbxContent>
                </v:textbox>
              </v:shape>
            </w:pict>
          </mc:Fallback>
        </mc:AlternateContent>
      </w:r>
    </w:p>
    <w:p w14:paraId="42096494" w14:textId="77777777" w:rsidR="001E02B3" w:rsidRPr="00FD16C7" w:rsidRDefault="001E02B3" w:rsidP="001E02B3">
      <w:pPr>
        <w:pStyle w:val="Prrafodelista"/>
        <w:ind w:left="1418"/>
        <w:jc w:val="both"/>
        <w:rPr>
          <w:sz w:val="28"/>
          <w:szCs w:val="28"/>
        </w:rPr>
      </w:pPr>
      <w:r w:rsidRPr="00FD16C7">
        <w:rPr>
          <w:noProof/>
          <w:sz w:val="28"/>
          <w:szCs w:val="28"/>
          <w:lang w:val="es-CL" w:eastAsia="es-CL"/>
        </w:rPr>
        <mc:AlternateContent>
          <mc:Choice Requires="wps">
            <w:drawing>
              <wp:anchor distT="0" distB="0" distL="114300" distR="114300" simplePos="0" relativeHeight="251663360" behindDoc="0" locked="0" layoutInCell="1" allowOverlap="1" wp14:anchorId="5E716CBC" wp14:editId="40655205">
                <wp:simplePos x="0" y="0"/>
                <wp:positionH relativeFrom="column">
                  <wp:posOffset>1496482</wp:posOffset>
                </wp:positionH>
                <wp:positionV relativeFrom="paragraph">
                  <wp:posOffset>131657</wp:posOffset>
                </wp:positionV>
                <wp:extent cx="1377245" cy="45719"/>
                <wp:effectExtent l="25400" t="38100" r="7620" b="94615"/>
                <wp:wrapNone/>
                <wp:docPr id="1546374708" name="Conector recto de flecha 1546374708"/>
                <wp:cNvGraphicFramePr/>
                <a:graphic xmlns:a="http://schemas.openxmlformats.org/drawingml/2006/main">
                  <a:graphicData uri="http://schemas.microsoft.com/office/word/2010/wordprocessingShape">
                    <wps:wsp>
                      <wps:cNvCnPr/>
                      <wps:spPr>
                        <a:xfrm flipH="1">
                          <a:off x="0" y="0"/>
                          <a:ext cx="1377245" cy="45719"/>
                        </a:xfrm>
                        <a:prstGeom prst="straightConnector1">
                          <a:avLst/>
                        </a:prstGeom>
                        <a:ln w="38100">
                          <a:solidFill>
                            <a:srgbClr val="E4CB2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3B011AE" id="Conector recto de flecha 1546374708" o:spid="_x0000_s1026" type="#_x0000_t32" style="position:absolute;margin-left:117.85pt;margin-top:10.35pt;width:108.45pt;height:3.6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" strokecolor="#e4cb21" strokeweight="3pt">
                <v:stroke endarrow="block" joinstyle="miter"/>
              </v:shape>
            </w:pict>
          </mc:Fallback>
        </mc:AlternateContent>
      </w:r>
    </w:p>
    <w:p w14:paraId="7D645336" w14:textId="77777777" w:rsidR="001E02B3" w:rsidRPr="00FD16C7" w:rsidRDefault="001E02B3" w:rsidP="001E02B3">
      <w:pPr>
        <w:pStyle w:val="Prrafodelista"/>
        <w:rPr>
          <w:sz w:val="28"/>
          <w:szCs w:val="28"/>
        </w:rPr>
      </w:pPr>
      <w:r w:rsidRPr="00FD16C7">
        <w:rPr>
          <w:noProof/>
          <w:sz w:val="28"/>
          <w:szCs w:val="28"/>
          <w:lang w:val="es-CL" w:eastAsia="es-CL"/>
        </w:rPr>
        <mc:AlternateContent>
          <mc:Choice Requires="wps">
            <w:drawing>
              <wp:anchor distT="0" distB="0" distL="114300" distR="114300" simplePos="0" relativeHeight="251669504" behindDoc="0" locked="0" layoutInCell="1" allowOverlap="1" wp14:anchorId="0A086EF9" wp14:editId="0096022E">
                <wp:simplePos x="0" y="0"/>
                <wp:positionH relativeFrom="column">
                  <wp:posOffset>1406200</wp:posOffset>
                </wp:positionH>
                <wp:positionV relativeFrom="paragraph">
                  <wp:posOffset>105864</wp:posOffset>
                </wp:positionV>
                <wp:extent cx="1470867" cy="512730"/>
                <wp:effectExtent l="25400" t="12700" r="15240" b="59055"/>
                <wp:wrapNone/>
                <wp:docPr id="1539635470" name="Conector recto de flecha 1539635470"/>
                <wp:cNvGraphicFramePr/>
                <a:graphic xmlns:a="http://schemas.openxmlformats.org/drawingml/2006/main">
                  <a:graphicData uri="http://schemas.microsoft.com/office/word/2010/wordprocessingShape">
                    <wps:wsp>
                      <wps:cNvCnPr/>
                      <wps:spPr>
                        <a:xfrm flipH="1">
                          <a:off x="0" y="0"/>
                          <a:ext cx="1470867" cy="512730"/>
                        </a:xfrm>
                        <a:prstGeom prst="straightConnector1">
                          <a:avLst/>
                        </a:prstGeom>
                        <a:ln w="38100">
                          <a:solidFill>
                            <a:srgbClr val="E4CB2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5C64184" id="Conector recto de flecha 1539635470" o:spid="_x0000_s1026" type="#_x0000_t32" style="position:absolute;margin-left:110.7pt;margin-top:8.35pt;width:115.8pt;height:40.3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" strokecolor="#e4cb21" strokeweight="3pt">
                <v:stroke endarrow="block" joinstyle="miter"/>
              </v:shape>
            </w:pict>
          </mc:Fallback>
        </mc:AlternateContent>
      </w:r>
      <w:r w:rsidRPr="00FD16C7">
        <w:rPr>
          <w:noProof/>
          <w:sz w:val="28"/>
          <w:szCs w:val="28"/>
          <w:lang w:val="es-CL" w:eastAsia="es-CL"/>
        </w:rPr>
        <mc:AlternateContent>
          <mc:Choice Requires="wps">
            <w:drawing>
              <wp:anchor distT="0" distB="0" distL="114300" distR="114300" simplePos="0" relativeHeight="251664384" behindDoc="0" locked="0" layoutInCell="1" allowOverlap="1" wp14:anchorId="15DE4946" wp14:editId="0BADBC81">
                <wp:simplePos x="0" y="0"/>
                <wp:positionH relativeFrom="column">
                  <wp:posOffset>2386894</wp:posOffset>
                </wp:positionH>
                <wp:positionV relativeFrom="paragraph">
                  <wp:posOffset>112607</wp:posOffset>
                </wp:positionV>
                <wp:extent cx="801512" cy="980722"/>
                <wp:effectExtent l="25400" t="12700" r="24130" b="35560"/>
                <wp:wrapNone/>
                <wp:docPr id="585596491" name="Conector recto de flecha 585596491"/>
                <wp:cNvGraphicFramePr/>
                <a:graphic xmlns:a="http://schemas.openxmlformats.org/drawingml/2006/main">
                  <a:graphicData uri="http://schemas.microsoft.com/office/word/2010/wordprocessingShape">
                    <wps:wsp>
                      <wps:cNvCnPr/>
                      <wps:spPr>
                        <a:xfrm flipH="1">
                          <a:off x="0" y="0"/>
                          <a:ext cx="801512" cy="980722"/>
                        </a:xfrm>
                        <a:prstGeom prst="straightConnector1">
                          <a:avLst/>
                        </a:prstGeom>
                        <a:ln w="38100">
                          <a:solidFill>
                            <a:srgbClr val="E4CB2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EB80A69" id="Conector recto de flecha 585596491" o:spid="_x0000_s1026" type="#_x0000_t32" style="position:absolute;margin-left:187.95pt;margin-top:8.85pt;width:63.1pt;height:77.2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" strokecolor="#e4cb21" strokeweight="3pt">
                <v:stroke endarrow="block" joinstyle="miter"/>
              </v:shape>
            </w:pict>
          </mc:Fallback>
        </mc:AlternateContent>
      </w:r>
    </w:p>
    <w:p w14:paraId="0CD92978" w14:textId="77777777" w:rsidR="001E02B3" w:rsidRPr="00FD16C7" w:rsidRDefault="001E02B3" w:rsidP="001E02B3">
      <w:pPr>
        <w:pStyle w:val="Prrafodelista"/>
        <w:ind w:left="1418"/>
        <w:jc w:val="both"/>
        <w:rPr>
          <w:sz w:val="28"/>
          <w:szCs w:val="28"/>
        </w:rPr>
      </w:pPr>
      <w:r w:rsidRPr="00FD16C7">
        <w:rPr>
          <w:noProof/>
          <w:sz w:val="28"/>
          <w:szCs w:val="28"/>
          <w:lang w:val="es-CL" w:eastAsia="es-CL"/>
        </w:rPr>
        <mc:AlternateContent>
          <mc:Choice Requires="wps">
            <w:drawing>
              <wp:anchor distT="0" distB="0" distL="114300" distR="114300" simplePos="0" relativeHeight="251660288" behindDoc="0" locked="0" layoutInCell="1" allowOverlap="1" wp14:anchorId="23255713" wp14:editId="6A8A4A8E">
                <wp:simplePos x="0" y="0"/>
                <wp:positionH relativeFrom="column">
                  <wp:posOffset>401390</wp:posOffset>
                </wp:positionH>
                <wp:positionV relativeFrom="paragraph">
                  <wp:posOffset>201365</wp:posOffset>
                </wp:positionV>
                <wp:extent cx="668020" cy="393065"/>
                <wp:effectExtent l="12700" t="12700" r="17780" b="13335"/>
                <wp:wrapNone/>
                <wp:docPr id="1703561520" name="Cuadro de texto 1703561520"/>
                <wp:cNvGraphicFramePr/>
                <a:graphic xmlns:a="http://schemas.openxmlformats.org/drawingml/2006/main">
                  <a:graphicData uri="http://schemas.microsoft.com/office/word/2010/wordprocessingShape">
                    <wps:wsp>
                      <wps:cNvSpPr txBox="1"/>
                      <wps:spPr>
                        <a:xfrm>
                          <a:off x="0" y="0"/>
                          <a:ext cx="668020" cy="393065"/>
                        </a:xfrm>
                        <a:prstGeom prst="rect">
                          <a:avLst/>
                        </a:prstGeom>
                        <a:solidFill>
                          <a:schemeClr val="lt1"/>
                        </a:solidFill>
                        <a:ln w="19050">
                          <a:solidFill>
                            <a:prstClr val="black"/>
                          </a:solidFill>
                        </a:ln>
                      </wps:spPr>
                      <wps:txbx>
                        <w:txbxContent>
                          <w:p w14:paraId="5CD470A4" w14:textId="77777777" w:rsidR="001E02B3" w:rsidRPr="00BE051B" w:rsidRDefault="001E02B3" w:rsidP="001E02B3">
                            <w:pPr>
                              <w:jc w:val="center"/>
                              <w:rPr>
                                <w:b/>
                                <w:bCs/>
                                <w:sz w:val="16"/>
                                <w:szCs w:val="16"/>
                                <w:lang w:val="es-ES"/>
                              </w:rPr>
                            </w:pPr>
                            <w:r w:rsidRPr="00BE051B">
                              <w:rPr>
                                <w:b/>
                                <w:bCs/>
                                <w:sz w:val="16"/>
                                <w:szCs w:val="16"/>
                                <w:lang w:val="es-ES"/>
                              </w:rPr>
                              <w:t>Entrada Principal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3255713" id="Cuadro de texto 1703561520" o:spid="_x0000_s1040" type="#_x0000_t202" style="position:absolute;left:0;text-align:left;margin-left:31.6pt;margin-top:15.85pt;width:52.6pt;height:30.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" fillcolor="white [3201]" strokeweight="1.5pt">
                <v:textbox>
                  <w:txbxContent>
                    <w:p w14:paraId="5CD470A4" w14:textId="77777777" w:rsidR="001E02B3" w:rsidRPr="00BE051B" w:rsidRDefault="001E02B3" w:rsidP="001E02B3">
                      <w:pPr>
                        <w:jc w:val="center"/>
                        <w:rPr>
                          <w:b/>
                          <w:bCs/>
                          <w:sz w:val="16"/>
                          <w:szCs w:val="16"/>
                          <w:lang w:val="es-ES"/>
                        </w:rPr>
                      </w:pPr>
                      <w:r w:rsidRPr="00BE051B">
                        <w:rPr>
                          <w:b/>
                          <w:bCs/>
                          <w:sz w:val="16"/>
                          <w:szCs w:val="16"/>
                          <w:lang w:val="es-ES"/>
                        </w:rPr>
                        <w:t>Entrada Principal</w:t>
                      </w:r>
                    </w:p>
                  </w:txbxContent>
                </v:textbox>
              </v:shape>
            </w:pict>
          </mc:Fallback>
        </mc:AlternateContent>
      </w:r>
    </w:p>
    <w:p w14:paraId="021894F9" w14:textId="77777777" w:rsidR="001E02B3" w:rsidRPr="00FD16C7" w:rsidRDefault="001E02B3" w:rsidP="001E02B3">
      <w:pPr>
        <w:contextualSpacing/>
        <w:jc w:val="both"/>
        <w:rPr>
          <w:sz w:val="28"/>
          <w:szCs w:val="28"/>
        </w:rPr>
      </w:pPr>
      <w:r w:rsidRPr="00FD16C7">
        <w:rPr>
          <w:sz w:val="28"/>
          <w:szCs w:val="28"/>
        </w:rPr>
        <w:t xml:space="preserve"> </w:t>
      </w:r>
    </w:p>
    <w:p w14:paraId="0417C6AA" w14:textId="77777777" w:rsidR="001E02B3" w:rsidRPr="00FD16C7" w:rsidRDefault="001E02B3" w:rsidP="001E02B3">
      <w:pPr>
        <w:contextualSpacing/>
        <w:jc w:val="both"/>
        <w:rPr>
          <w:sz w:val="28"/>
          <w:szCs w:val="28"/>
        </w:rPr>
      </w:pPr>
    </w:p>
    <w:p w14:paraId="1F2D0FB3" w14:textId="77777777" w:rsidR="001E02B3" w:rsidRPr="00FD16C7" w:rsidRDefault="001E02B3" w:rsidP="001E02B3">
      <w:pPr>
        <w:contextualSpacing/>
        <w:jc w:val="both"/>
        <w:rPr>
          <w:sz w:val="28"/>
          <w:szCs w:val="28"/>
        </w:rPr>
      </w:pPr>
    </w:p>
    <w:p w14:paraId="1EC00962" w14:textId="77777777" w:rsidR="001E02B3" w:rsidRPr="00FD16C7" w:rsidDel="008559FA" w:rsidRDefault="001E02B3" w:rsidP="001E02B3">
      <w:pPr>
        <w:contextualSpacing/>
        <w:jc w:val="both"/>
        <w:rPr>
          <w:del w:id="4" w:author="paulo fernandez" w:date="2026-06-25T14:55:00Z"/>
          <w:sz w:val="28"/>
          <w:szCs w:val="28"/>
        </w:rPr>
      </w:pPr>
    </w:p>
    <w:p w14:paraId="4834A425" w14:textId="77777777" w:rsidR="001E02B3" w:rsidRPr="00FD16C7" w:rsidDel="008559FA" w:rsidRDefault="001E02B3" w:rsidP="001E02B3">
      <w:pPr>
        <w:contextualSpacing/>
        <w:jc w:val="both"/>
        <w:rPr>
          <w:del w:id="5" w:author="paulo fernandez" w:date="2026-06-25T14:55:00Z"/>
          <w:sz w:val="28"/>
          <w:szCs w:val="28"/>
        </w:rPr>
      </w:pPr>
    </w:p>
    <w:p w14:paraId="2A1A8E45" w14:textId="77777777" w:rsidR="001E02B3" w:rsidRPr="00FD16C7" w:rsidRDefault="001E02B3" w:rsidP="001E02B3">
      <w:pPr>
        <w:numPr>
          <w:ilvl w:val="0"/>
          <w:numId w:val="3"/>
        </w:numPr>
        <w:tabs>
          <w:tab w:val="left" w:pos="426"/>
        </w:tabs>
        <w:ind w:left="720" w:hanging="720"/>
        <w:jc w:val="both"/>
        <w:rPr>
          <w:b/>
          <w:sz w:val="28"/>
          <w:szCs w:val="28"/>
        </w:rPr>
      </w:pPr>
      <w:bookmarkStart w:id="6" w:name="_GoBack"/>
      <w:bookmarkEnd w:id="6"/>
      <w:r w:rsidRPr="00FD16C7">
        <w:rPr>
          <w:b/>
          <w:sz w:val="28"/>
          <w:szCs w:val="28"/>
        </w:rPr>
        <w:lastRenderedPageBreak/>
        <w:t>CONSIDERACIONES ESPECIALES</w:t>
      </w:r>
    </w:p>
    <w:p w14:paraId="57D0BAEA" w14:textId="77777777" w:rsidR="001E02B3" w:rsidRPr="00FD16C7" w:rsidRDefault="001E02B3" w:rsidP="001E02B3">
      <w:pPr>
        <w:tabs>
          <w:tab w:val="left" w:pos="426"/>
        </w:tabs>
        <w:ind w:left="426" w:hanging="426"/>
        <w:jc w:val="both"/>
        <w:rPr>
          <w:b/>
          <w:sz w:val="28"/>
          <w:szCs w:val="28"/>
        </w:rPr>
      </w:pPr>
    </w:p>
    <w:p w14:paraId="7D9F98A4" w14:textId="77777777" w:rsidR="001E02B3" w:rsidRPr="00FD16C7" w:rsidRDefault="001E02B3" w:rsidP="001E02B3">
      <w:pPr>
        <w:tabs>
          <w:tab w:val="left" w:pos="426"/>
        </w:tabs>
        <w:ind w:left="426"/>
        <w:jc w:val="both"/>
        <w:rPr>
          <w:sz w:val="28"/>
          <w:szCs w:val="28"/>
        </w:rPr>
      </w:pPr>
      <w:r w:rsidRPr="00FD16C7">
        <w:rPr>
          <w:sz w:val="28"/>
          <w:szCs w:val="28"/>
        </w:rPr>
        <w:t xml:space="preserve">Se deberá considerar el aseo y limpieza general de materiales excedentes, restos o desperdicios durante y al término de la ejecución del servicio, con la finalidad de mantener la higiene de los sectores intervenidos. </w:t>
      </w:r>
    </w:p>
    <w:p w14:paraId="6EAFD285" w14:textId="77777777" w:rsidR="001E02B3" w:rsidRPr="00FD16C7" w:rsidRDefault="001E02B3" w:rsidP="001E02B3">
      <w:pPr>
        <w:tabs>
          <w:tab w:val="left" w:pos="426"/>
        </w:tabs>
        <w:jc w:val="both"/>
        <w:rPr>
          <w:sz w:val="28"/>
          <w:szCs w:val="28"/>
        </w:rPr>
      </w:pPr>
    </w:p>
    <w:p w14:paraId="6A2C3DC3" w14:textId="77777777" w:rsidR="001E02B3" w:rsidRPr="00FD16C7" w:rsidRDefault="001E02B3" w:rsidP="001E02B3">
      <w:pPr>
        <w:tabs>
          <w:tab w:val="left" w:pos="426"/>
        </w:tabs>
        <w:spacing w:after="240"/>
        <w:ind w:left="426"/>
        <w:jc w:val="both"/>
        <w:rPr>
          <w:sz w:val="28"/>
          <w:szCs w:val="28"/>
        </w:rPr>
      </w:pPr>
      <w:r w:rsidRPr="00FD16C7">
        <w:rPr>
          <w:sz w:val="28"/>
          <w:szCs w:val="28"/>
        </w:rPr>
        <w:t>El personal empleado en la ejecución del servicio, debe contar con la vestimenta y elementos de protección adecuada de uso permanente y obligatorio (overol, casco, guantes, zapatos de seguridad, etc.).</w:t>
      </w:r>
    </w:p>
    <w:p w14:paraId="3E4A4F03" w14:textId="77777777" w:rsidR="001E02B3" w:rsidRPr="00FD16C7" w:rsidRDefault="001E02B3" w:rsidP="001E02B3">
      <w:pPr>
        <w:tabs>
          <w:tab w:val="left" w:pos="426"/>
        </w:tabs>
        <w:spacing w:after="240"/>
        <w:ind w:left="360" w:hanging="360"/>
        <w:jc w:val="both"/>
        <w:rPr>
          <w:b/>
          <w:sz w:val="28"/>
          <w:szCs w:val="28"/>
        </w:rPr>
      </w:pPr>
      <w:r w:rsidRPr="00FD16C7">
        <w:rPr>
          <w:b/>
          <w:sz w:val="28"/>
          <w:szCs w:val="28"/>
        </w:rPr>
        <w:t xml:space="preserve">4.  MEDIDAS DE SEGURIDAD        </w:t>
      </w:r>
    </w:p>
    <w:p w14:paraId="43C5F284" w14:textId="77777777" w:rsidR="001E02B3" w:rsidRPr="00FD16C7" w:rsidRDefault="001E02B3" w:rsidP="001E02B3">
      <w:pPr>
        <w:tabs>
          <w:tab w:val="left" w:pos="426"/>
        </w:tabs>
        <w:ind w:left="426"/>
        <w:jc w:val="both"/>
        <w:rPr>
          <w:sz w:val="28"/>
          <w:szCs w:val="28"/>
        </w:rPr>
      </w:pPr>
      <w:r w:rsidRPr="00FD16C7">
        <w:rPr>
          <w:sz w:val="28"/>
          <w:szCs w:val="28"/>
        </w:rPr>
        <w:t>En relación a los procedimientos del Regimiento N.°12 “Sangra”, el representante legal del proveedor adjudicado, entregará una carpeta con los antecedentes del personal que ejecutará el servicio al interior de la Unidad Regimentaria, la cual quedará en la oficina de personal para su revisión y custodia, de existir cambios en la nómina de trabajadores, deberá actualizar la documentación solicitada, como a continuación se detalla:</w:t>
      </w:r>
    </w:p>
    <w:p w14:paraId="1BF59649" w14:textId="77777777" w:rsidR="001E02B3" w:rsidRPr="00FD16C7" w:rsidRDefault="001E02B3" w:rsidP="001E02B3">
      <w:pPr>
        <w:tabs>
          <w:tab w:val="left" w:pos="426"/>
        </w:tabs>
        <w:jc w:val="both"/>
        <w:rPr>
          <w:sz w:val="28"/>
          <w:szCs w:val="28"/>
        </w:rPr>
      </w:pPr>
    </w:p>
    <w:p w14:paraId="37932A50" w14:textId="77777777" w:rsidR="001E02B3" w:rsidRPr="00FD16C7" w:rsidRDefault="001E02B3" w:rsidP="001E02B3">
      <w:pPr>
        <w:pStyle w:val="Prrafodelista"/>
        <w:numPr>
          <w:ilvl w:val="0"/>
          <w:numId w:val="9"/>
        </w:numPr>
        <w:tabs>
          <w:tab w:val="left" w:pos="426"/>
        </w:tabs>
        <w:ind w:left="709" w:hanging="283"/>
        <w:contextualSpacing w:val="0"/>
        <w:jc w:val="both"/>
        <w:rPr>
          <w:sz w:val="28"/>
          <w:szCs w:val="28"/>
        </w:rPr>
      </w:pPr>
      <w:r w:rsidRPr="00FD16C7">
        <w:rPr>
          <w:sz w:val="28"/>
          <w:szCs w:val="28"/>
        </w:rPr>
        <w:t>Fotocopia de la cédula de identidad por ambos lados.</w:t>
      </w:r>
    </w:p>
    <w:p w14:paraId="23CB16F5" w14:textId="77777777" w:rsidR="001E02B3" w:rsidRPr="00FD16C7" w:rsidRDefault="001E02B3" w:rsidP="001E02B3">
      <w:pPr>
        <w:pStyle w:val="Prrafodelista"/>
        <w:numPr>
          <w:ilvl w:val="0"/>
          <w:numId w:val="9"/>
        </w:numPr>
        <w:tabs>
          <w:tab w:val="left" w:pos="426"/>
        </w:tabs>
        <w:ind w:left="709" w:hanging="283"/>
        <w:contextualSpacing w:val="0"/>
        <w:jc w:val="both"/>
        <w:rPr>
          <w:sz w:val="28"/>
          <w:szCs w:val="28"/>
        </w:rPr>
      </w:pPr>
      <w:r w:rsidRPr="00FD16C7">
        <w:rPr>
          <w:sz w:val="28"/>
          <w:szCs w:val="28"/>
        </w:rPr>
        <w:t>Copia de Contrato de cada trabajador firmado por ambas partes.</w:t>
      </w:r>
    </w:p>
    <w:p w14:paraId="413C6AF4" w14:textId="77777777" w:rsidR="001E02B3" w:rsidRPr="00FD16C7" w:rsidRDefault="001E02B3" w:rsidP="001E02B3">
      <w:pPr>
        <w:pStyle w:val="Prrafodelista"/>
        <w:numPr>
          <w:ilvl w:val="0"/>
          <w:numId w:val="9"/>
        </w:numPr>
        <w:tabs>
          <w:tab w:val="left" w:pos="426"/>
        </w:tabs>
        <w:ind w:left="709" w:hanging="283"/>
        <w:contextualSpacing w:val="0"/>
        <w:jc w:val="both"/>
        <w:rPr>
          <w:sz w:val="28"/>
          <w:szCs w:val="28"/>
        </w:rPr>
      </w:pPr>
      <w:r w:rsidRPr="00FD16C7">
        <w:rPr>
          <w:sz w:val="28"/>
          <w:szCs w:val="28"/>
        </w:rPr>
        <w:t>Copia del Reglamento interno de Orden Higiene y Seguridad.</w:t>
      </w:r>
    </w:p>
    <w:p w14:paraId="45DFE416" w14:textId="77777777" w:rsidR="001E02B3" w:rsidRPr="00FD16C7" w:rsidRDefault="001E02B3" w:rsidP="001E02B3">
      <w:pPr>
        <w:pStyle w:val="Prrafodelista"/>
        <w:numPr>
          <w:ilvl w:val="0"/>
          <w:numId w:val="9"/>
        </w:numPr>
        <w:tabs>
          <w:tab w:val="left" w:pos="426"/>
        </w:tabs>
        <w:ind w:left="709" w:hanging="283"/>
        <w:contextualSpacing w:val="0"/>
        <w:jc w:val="both"/>
        <w:rPr>
          <w:sz w:val="28"/>
          <w:szCs w:val="28"/>
        </w:rPr>
      </w:pPr>
      <w:r w:rsidRPr="00FD16C7">
        <w:rPr>
          <w:sz w:val="28"/>
          <w:szCs w:val="28"/>
        </w:rPr>
        <w:t>Copia de entrega del Reglamento interno a cada trabajador.</w:t>
      </w:r>
    </w:p>
    <w:p w14:paraId="393E0AD7" w14:textId="77777777" w:rsidR="001E02B3" w:rsidRPr="00FD16C7" w:rsidRDefault="001E02B3" w:rsidP="001E02B3">
      <w:pPr>
        <w:pStyle w:val="Prrafodelista"/>
        <w:numPr>
          <w:ilvl w:val="0"/>
          <w:numId w:val="9"/>
        </w:numPr>
        <w:tabs>
          <w:tab w:val="left" w:pos="426"/>
        </w:tabs>
        <w:ind w:left="709" w:hanging="283"/>
        <w:contextualSpacing w:val="0"/>
        <w:jc w:val="both"/>
        <w:rPr>
          <w:sz w:val="28"/>
          <w:szCs w:val="28"/>
        </w:rPr>
      </w:pPr>
      <w:r w:rsidRPr="00FD16C7">
        <w:rPr>
          <w:sz w:val="28"/>
          <w:szCs w:val="28"/>
        </w:rPr>
        <w:t>Copia de certificado afiliación a Organismo Administrador Ley N.º 16.744.</w:t>
      </w:r>
    </w:p>
    <w:p w14:paraId="1C32B4B2" w14:textId="77777777" w:rsidR="001E02B3" w:rsidRPr="00FD16C7" w:rsidRDefault="001E02B3" w:rsidP="001E02B3">
      <w:pPr>
        <w:pStyle w:val="Prrafodelista"/>
        <w:numPr>
          <w:ilvl w:val="0"/>
          <w:numId w:val="9"/>
        </w:numPr>
        <w:tabs>
          <w:tab w:val="left" w:pos="426"/>
        </w:tabs>
        <w:ind w:left="709" w:hanging="283"/>
        <w:contextualSpacing w:val="0"/>
        <w:jc w:val="both"/>
        <w:rPr>
          <w:sz w:val="28"/>
          <w:szCs w:val="28"/>
        </w:rPr>
      </w:pPr>
      <w:r w:rsidRPr="00FD16C7">
        <w:rPr>
          <w:sz w:val="28"/>
          <w:szCs w:val="28"/>
        </w:rPr>
        <w:t>Copia del registro de entrega de elementos de protección personal a cada trabajador.</w:t>
      </w:r>
    </w:p>
    <w:p w14:paraId="604ADB4A" w14:textId="77777777" w:rsidR="001E02B3" w:rsidRPr="00FD16C7" w:rsidRDefault="001E02B3" w:rsidP="001E02B3">
      <w:pPr>
        <w:pStyle w:val="Prrafodelista"/>
        <w:numPr>
          <w:ilvl w:val="0"/>
          <w:numId w:val="9"/>
        </w:numPr>
        <w:tabs>
          <w:tab w:val="left" w:pos="426"/>
        </w:tabs>
        <w:ind w:left="709" w:hanging="283"/>
        <w:contextualSpacing w:val="0"/>
        <w:jc w:val="both"/>
        <w:rPr>
          <w:sz w:val="28"/>
          <w:szCs w:val="28"/>
        </w:rPr>
      </w:pPr>
      <w:r w:rsidRPr="00FD16C7">
        <w:rPr>
          <w:sz w:val="28"/>
          <w:szCs w:val="28"/>
        </w:rPr>
        <w:t>Copia del registro de inducción de seguridad realizada por la empresa contratista a cada trabajador.</w:t>
      </w:r>
    </w:p>
    <w:p w14:paraId="32CBA2CA" w14:textId="77777777" w:rsidR="001E02B3" w:rsidRPr="00FD16C7" w:rsidRDefault="001E02B3" w:rsidP="001E02B3">
      <w:pPr>
        <w:pStyle w:val="Prrafodelista"/>
        <w:numPr>
          <w:ilvl w:val="0"/>
          <w:numId w:val="9"/>
        </w:numPr>
        <w:tabs>
          <w:tab w:val="left" w:pos="426"/>
        </w:tabs>
        <w:ind w:left="709" w:hanging="283"/>
        <w:contextualSpacing w:val="0"/>
        <w:jc w:val="both"/>
        <w:rPr>
          <w:sz w:val="28"/>
          <w:szCs w:val="28"/>
        </w:rPr>
      </w:pPr>
      <w:r w:rsidRPr="00FD16C7">
        <w:rPr>
          <w:sz w:val="28"/>
          <w:szCs w:val="28"/>
        </w:rPr>
        <w:t>Copia del certificado de salud compatible pre y ocupacional de los trabajadores, según corresponda.</w:t>
      </w:r>
    </w:p>
    <w:p w14:paraId="4930F15B" w14:textId="77777777" w:rsidR="001E02B3" w:rsidRPr="00FD16C7" w:rsidRDefault="001E02B3" w:rsidP="001E02B3">
      <w:pPr>
        <w:pStyle w:val="Prrafodelista"/>
        <w:numPr>
          <w:ilvl w:val="0"/>
          <w:numId w:val="9"/>
        </w:numPr>
        <w:tabs>
          <w:tab w:val="left" w:pos="426"/>
        </w:tabs>
        <w:ind w:left="709" w:hanging="283"/>
        <w:contextualSpacing w:val="0"/>
        <w:jc w:val="both"/>
        <w:rPr>
          <w:sz w:val="28"/>
          <w:szCs w:val="28"/>
        </w:rPr>
      </w:pPr>
      <w:r w:rsidRPr="00FD16C7">
        <w:rPr>
          <w:sz w:val="28"/>
          <w:szCs w:val="28"/>
        </w:rPr>
        <w:t>Copia del registro del Experto en Prevención de riesgo de la empresa contratista, según corresponda.</w:t>
      </w:r>
    </w:p>
    <w:p w14:paraId="75A7FEF5" w14:textId="77777777" w:rsidR="001E02B3" w:rsidRPr="00FD16C7" w:rsidRDefault="001E02B3" w:rsidP="001E02B3">
      <w:pPr>
        <w:pStyle w:val="Prrafodelista"/>
        <w:tabs>
          <w:tab w:val="left" w:pos="426"/>
        </w:tabs>
        <w:ind w:left="709"/>
        <w:jc w:val="both"/>
        <w:rPr>
          <w:sz w:val="28"/>
          <w:szCs w:val="28"/>
        </w:rPr>
      </w:pPr>
    </w:p>
    <w:p w14:paraId="48ECE11C" w14:textId="77777777" w:rsidR="001E02B3" w:rsidRPr="00FD16C7" w:rsidRDefault="001E02B3" w:rsidP="001E02B3">
      <w:pPr>
        <w:pStyle w:val="Prrafodelista"/>
        <w:tabs>
          <w:tab w:val="left" w:pos="426"/>
        </w:tabs>
        <w:ind w:left="426"/>
        <w:jc w:val="both"/>
        <w:rPr>
          <w:sz w:val="28"/>
          <w:szCs w:val="28"/>
        </w:rPr>
      </w:pPr>
      <w:r w:rsidRPr="00FD16C7">
        <w:rPr>
          <w:sz w:val="28"/>
          <w:szCs w:val="28"/>
        </w:rPr>
        <w:t>El personal que realice trabajos en el Regimiento y/o Cuartel de instrucción militar “Río Pescado”, dará cumplimiento a las medidas de control de ingreso.</w:t>
      </w:r>
    </w:p>
    <w:p w14:paraId="4284BC6C" w14:textId="77777777" w:rsidR="001E02B3" w:rsidRPr="00FD16C7" w:rsidRDefault="001E02B3" w:rsidP="001E02B3">
      <w:pPr>
        <w:tabs>
          <w:tab w:val="left" w:pos="426"/>
        </w:tabs>
        <w:jc w:val="both"/>
        <w:rPr>
          <w:sz w:val="28"/>
          <w:szCs w:val="28"/>
        </w:rPr>
      </w:pPr>
    </w:p>
    <w:p w14:paraId="793D5F7C" w14:textId="77777777" w:rsidR="001E02B3" w:rsidRPr="00FD16C7" w:rsidRDefault="001E02B3" w:rsidP="001E02B3">
      <w:pPr>
        <w:tabs>
          <w:tab w:val="left" w:pos="426"/>
        </w:tabs>
        <w:ind w:left="426"/>
        <w:jc w:val="both"/>
        <w:rPr>
          <w:sz w:val="28"/>
          <w:szCs w:val="28"/>
        </w:rPr>
      </w:pPr>
      <w:r w:rsidRPr="00FD16C7">
        <w:rPr>
          <w:sz w:val="28"/>
          <w:szCs w:val="28"/>
        </w:rPr>
        <w:t>En relación a las medidas de seguridad propias del servicio a realizar:</w:t>
      </w:r>
    </w:p>
    <w:p w14:paraId="42851999" w14:textId="77777777" w:rsidR="001E02B3" w:rsidRPr="00FD16C7" w:rsidRDefault="001E02B3" w:rsidP="001E02B3">
      <w:pPr>
        <w:tabs>
          <w:tab w:val="left" w:pos="426"/>
        </w:tabs>
        <w:ind w:left="426"/>
        <w:jc w:val="both"/>
        <w:rPr>
          <w:sz w:val="28"/>
          <w:szCs w:val="28"/>
        </w:rPr>
      </w:pPr>
    </w:p>
    <w:p w14:paraId="0733DEAC" w14:textId="77777777" w:rsidR="001E02B3" w:rsidRDefault="001E02B3" w:rsidP="001E02B3">
      <w:pPr>
        <w:tabs>
          <w:tab w:val="left" w:pos="426"/>
        </w:tabs>
        <w:spacing w:after="240"/>
        <w:ind w:left="426"/>
        <w:jc w:val="both"/>
        <w:rPr>
          <w:sz w:val="28"/>
          <w:szCs w:val="28"/>
        </w:rPr>
      </w:pPr>
      <w:r w:rsidRPr="00FD16C7">
        <w:rPr>
          <w:sz w:val="28"/>
          <w:szCs w:val="28"/>
        </w:rPr>
        <w:t>El adjudicatario deberá cumplir con los estándares de seguridad propios de la normativa legal vigente (procedimiento, elementos de seguridad etc.), asumiendo la responsabilidad de cualquier accidente que pudiera ocurrir producto de ello.</w:t>
      </w:r>
    </w:p>
    <w:p w14:paraId="0E4DA4F9" w14:textId="77777777" w:rsidR="00DB3E6E" w:rsidRPr="00DB3E6E" w:rsidRDefault="00DB3E6E" w:rsidP="00DB3E6E">
      <w:pPr>
        <w:contextualSpacing/>
        <w:jc w:val="both"/>
        <w:rPr>
          <w:b/>
          <w:color w:val="000000" w:themeColor="text1"/>
          <w:sz w:val="28"/>
          <w:szCs w:val="32"/>
          <w:u w:val="single"/>
          <w:lang w:val="es-CL"/>
        </w:rPr>
      </w:pPr>
      <w:r w:rsidRPr="00DB3E6E">
        <w:rPr>
          <w:b/>
          <w:color w:val="000000" w:themeColor="text1"/>
          <w:sz w:val="28"/>
          <w:szCs w:val="32"/>
          <w:u w:val="single"/>
          <w:lang w:val="es-CL"/>
        </w:rPr>
        <w:t>ENTREGA, FACTURACIÓN Y PAGO.</w:t>
      </w:r>
    </w:p>
    <w:p w14:paraId="53BE9CF4" w14:textId="77777777" w:rsidR="00DB3E6E" w:rsidRPr="00ED3040" w:rsidRDefault="00DB3E6E" w:rsidP="00DB3E6E">
      <w:pPr>
        <w:ind w:left="1440" w:right="51" w:hanging="1440"/>
        <w:rPr>
          <w:color w:val="000000" w:themeColor="text1"/>
          <w:sz w:val="16"/>
          <w:szCs w:val="28"/>
          <w:lang w:val="es-CL" w:eastAsia="en-US"/>
        </w:rPr>
      </w:pPr>
    </w:p>
    <w:p w14:paraId="529814D5" w14:textId="77777777" w:rsidR="00DB3E6E" w:rsidRPr="00ED3040" w:rsidRDefault="00DB3E6E" w:rsidP="00DB3E6E">
      <w:pPr>
        <w:keepNext/>
        <w:numPr>
          <w:ilvl w:val="0"/>
          <w:numId w:val="1"/>
        </w:numPr>
        <w:tabs>
          <w:tab w:val="left" w:pos="851"/>
          <w:tab w:val="num" w:pos="1560"/>
          <w:tab w:val="num" w:pos="3284"/>
        </w:tabs>
        <w:ind w:left="1560" w:right="51" w:hanging="1560"/>
        <w:jc w:val="both"/>
        <w:outlineLvl w:val="0"/>
        <w:rPr>
          <w:color w:val="000000" w:themeColor="text1"/>
          <w:sz w:val="28"/>
          <w:szCs w:val="28"/>
          <w:lang w:val="es-CL"/>
        </w:rPr>
      </w:pPr>
      <w:r>
        <w:rPr>
          <w:color w:val="000000" w:themeColor="text1"/>
          <w:sz w:val="28"/>
          <w:szCs w:val="28"/>
          <w:lang w:val="es-CL"/>
        </w:rPr>
        <w:t xml:space="preserve">  </w:t>
      </w:r>
      <w:r w:rsidRPr="00ED3040">
        <w:rPr>
          <w:color w:val="000000" w:themeColor="text1"/>
          <w:sz w:val="28"/>
          <w:szCs w:val="28"/>
          <w:lang w:val="es-CL"/>
        </w:rPr>
        <w:t>“EL PROVEEDOR” contrae la obligación de entregar y proporcionar “EL SERVICIO” en tiempo, forma y de acuerdo a las especificaciones técnicas ofertadas, según corresponda y no está autorizado para realizar ningún tipo de cambios con respecto a lo contratado.</w:t>
      </w:r>
    </w:p>
    <w:p w14:paraId="2F640134" w14:textId="77777777" w:rsidR="00DB3E6E" w:rsidRPr="00ED3040" w:rsidRDefault="00DB3E6E" w:rsidP="00DB3E6E">
      <w:pPr>
        <w:ind w:left="1440" w:right="51" w:hanging="1440"/>
        <w:rPr>
          <w:color w:val="000000" w:themeColor="text1"/>
          <w:sz w:val="16"/>
          <w:szCs w:val="28"/>
          <w:lang w:val="es-CL" w:eastAsia="en-US"/>
        </w:rPr>
      </w:pPr>
    </w:p>
    <w:p w14:paraId="2A8EE8DB" w14:textId="77777777" w:rsidR="00DB3E6E" w:rsidRPr="00ED3040" w:rsidRDefault="00DB3E6E" w:rsidP="00DB3E6E">
      <w:pPr>
        <w:keepNext/>
        <w:numPr>
          <w:ilvl w:val="0"/>
          <w:numId w:val="1"/>
        </w:numPr>
        <w:tabs>
          <w:tab w:val="left" w:pos="851"/>
          <w:tab w:val="num" w:pos="1560"/>
          <w:tab w:val="num" w:pos="3284"/>
        </w:tabs>
        <w:ind w:left="1560" w:right="51" w:hanging="1560"/>
        <w:jc w:val="both"/>
        <w:outlineLvl w:val="0"/>
        <w:rPr>
          <w:color w:val="000000" w:themeColor="text1"/>
          <w:sz w:val="28"/>
          <w:szCs w:val="28"/>
          <w:lang w:val="es-CL"/>
        </w:rPr>
      </w:pPr>
      <w:r>
        <w:rPr>
          <w:color w:val="000000" w:themeColor="text1"/>
          <w:sz w:val="28"/>
          <w:szCs w:val="28"/>
          <w:lang w:val="es-CL"/>
        </w:rPr>
        <w:t xml:space="preserve">  </w:t>
      </w:r>
      <w:r w:rsidRPr="00ED3040">
        <w:rPr>
          <w:color w:val="000000" w:themeColor="text1"/>
          <w:sz w:val="28"/>
          <w:szCs w:val="28"/>
          <w:lang w:val="es-CL"/>
        </w:rPr>
        <w:t xml:space="preserve">El pago de las facturas se efectuará en un plazo no superior a 30 días, contados desde la CERTIFICACIÓN DE RECEPCIÓN </w:t>
      </w:r>
      <w:r w:rsidRPr="00ED3040">
        <w:rPr>
          <w:color w:val="000000" w:themeColor="text1"/>
          <w:sz w:val="28"/>
          <w:szCs w:val="28"/>
          <w:lang w:val="es-CL"/>
        </w:rPr>
        <w:lastRenderedPageBreak/>
        <w:t>CONFORME DEL SERVICIO, salvo que se presente la siguiente situación:</w:t>
      </w:r>
    </w:p>
    <w:p w14:paraId="4787DF8B" w14:textId="77777777" w:rsidR="00DB3E6E" w:rsidRPr="00ED3040" w:rsidRDefault="00DB3E6E" w:rsidP="00DB3E6E">
      <w:pPr>
        <w:ind w:left="1418"/>
        <w:rPr>
          <w:color w:val="000000" w:themeColor="text1"/>
          <w:sz w:val="16"/>
          <w:szCs w:val="28"/>
          <w:lang w:val="es-CL"/>
        </w:rPr>
      </w:pPr>
    </w:p>
    <w:p w14:paraId="4297A400" w14:textId="77777777" w:rsidR="00DB3E6E" w:rsidRPr="00ED3040" w:rsidRDefault="00DB3E6E" w:rsidP="00DB3E6E">
      <w:pPr>
        <w:numPr>
          <w:ilvl w:val="0"/>
          <w:numId w:val="2"/>
        </w:numPr>
        <w:tabs>
          <w:tab w:val="num" w:pos="1985"/>
        </w:tabs>
        <w:ind w:left="1985" w:hanging="425"/>
        <w:jc w:val="both"/>
        <w:rPr>
          <w:color w:val="000000" w:themeColor="text1"/>
          <w:sz w:val="28"/>
          <w:szCs w:val="28"/>
          <w:lang w:val="es-CL"/>
        </w:rPr>
      </w:pPr>
      <w:r w:rsidRPr="00ED3040">
        <w:rPr>
          <w:color w:val="000000" w:themeColor="text1"/>
          <w:sz w:val="28"/>
          <w:szCs w:val="28"/>
          <w:lang w:val="es-CL"/>
        </w:rPr>
        <w:t>Factura mal extendida o que no incorporen los detalles propios del “Contrato de Suministro” contratados, siendo devuelta para su reemplazo inmediato o emisión de NOTA DE CRÉDITO, por tanto, el plazo regirá desde la presentación conforme de la nueva factura corregida.</w:t>
      </w:r>
    </w:p>
    <w:p w14:paraId="4E7B58EF" w14:textId="77777777" w:rsidR="00DB3E6E" w:rsidRPr="00ED3040" w:rsidRDefault="00DB3E6E" w:rsidP="00DB3E6E">
      <w:pPr>
        <w:numPr>
          <w:ilvl w:val="0"/>
          <w:numId w:val="2"/>
        </w:numPr>
        <w:tabs>
          <w:tab w:val="num" w:pos="1985"/>
        </w:tabs>
        <w:ind w:left="1985" w:hanging="425"/>
        <w:jc w:val="both"/>
        <w:rPr>
          <w:color w:val="000000" w:themeColor="text1"/>
          <w:sz w:val="28"/>
          <w:szCs w:val="28"/>
          <w:lang w:val="es-CL"/>
        </w:rPr>
      </w:pPr>
      <w:r w:rsidRPr="00ED3040">
        <w:rPr>
          <w:color w:val="000000" w:themeColor="text1"/>
          <w:sz w:val="28"/>
          <w:szCs w:val="28"/>
          <w:lang w:val="es-CL"/>
        </w:rPr>
        <w:t xml:space="preserve">En caso de que exista el rechazo parcial o total del </w:t>
      </w:r>
      <w:r>
        <w:rPr>
          <w:color w:val="000000" w:themeColor="text1"/>
          <w:sz w:val="28"/>
          <w:szCs w:val="28"/>
          <w:lang w:val="es-CL"/>
        </w:rPr>
        <w:t>servicio.</w:t>
      </w:r>
    </w:p>
    <w:p w14:paraId="6D0FA6DB" w14:textId="77777777" w:rsidR="00DB3E6E" w:rsidRPr="00ED3040" w:rsidRDefault="00DB3E6E" w:rsidP="00DB3E6E">
      <w:pPr>
        <w:keepNext/>
        <w:tabs>
          <w:tab w:val="left" w:pos="851"/>
          <w:tab w:val="num" w:pos="3284"/>
        </w:tabs>
        <w:ind w:right="51"/>
        <w:outlineLvl w:val="0"/>
        <w:rPr>
          <w:color w:val="000000" w:themeColor="text1"/>
          <w:sz w:val="16"/>
          <w:szCs w:val="28"/>
          <w:lang w:val="es-CL"/>
        </w:rPr>
      </w:pPr>
      <w:r w:rsidRPr="00ED3040">
        <w:rPr>
          <w:color w:val="000000" w:themeColor="text1"/>
          <w:sz w:val="28"/>
          <w:szCs w:val="28"/>
          <w:lang w:val="es-CL"/>
        </w:rPr>
        <w:t xml:space="preserve"> </w:t>
      </w:r>
    </w:p>
    <w:p w14:paraId="0C811E31" w14:textId="77777777" w:rsidR="00DB3E6E" w:rsidRPr="00ED3040" w:rsidRDefault="00DB3E6E" w:rsidP="00DB3E6E">
      <w:pPr>
        <w:keepNext/>
        <w:numPr>
          <w:ilvl w:val="0"/>
          <w:numId w:val="1"/>
        </w:numPr>
        <w:tabs>
          <w:tab w:val="left" w:pos="851"/>
          <w:tab w:val="num" w:pos="1560"/>
          <w:tab w:val="num" w:pos="3284"/>
        </w:tabs>
        <w:ind w:left="1560" w:right="51" w:hanging="1560"/>
        <w:jc w:val="both"/>
        <w:outlineLvl w:val="0"/>
        <w:rPr>
          <w:color w:val="000000" w:themeColor="text1"/>
          <w:sz w:val="28"/>
          <w:szCs w:val="28"/>
          <w:lang w:val="es-CL"/>
        </w:rPr>
      </w:pPr>
      <w:r>
        <w:rPr>
          <w:color w:val="000000" w:themeColor="text1"/>
          <w:sz w:val="28"/>
          <w:szCs w:val="28"/>
          <w:lang w:val="es-CL"/>
        </w:rPr>
        <w:t xml:space="preserve">  </w:t>
      </w:r>
      <w:r w:rsidRPr="00ED3040">
        <w:rPr>
          <w:color w:val="000000" w:themeColor="text1"/>
          <w:sz w:val="28"/>
          <w:szCs w:val="28"/>
          <w:lang w:val="es-CL"/>
        </w:rPr>
        <w:t xml:space="preserve">Para efectos de mayor control y registro en el proceso de recepción del </w:t>
      </w:r>
      <w:bookmarkStart w:id="7" w:name="_Hlk195274312"/>
      <w:r w:rsidRPr="00ED3040">
        <w:rPr>
          <w:color w:val="000000" w:themeColor="text1"/>
          <w:sz w:val="28"/>
          <w:szCs w:val="28"/>
          <w:lang w:val="es-CL"/>
        </w:rPr>
        <w:t xml:space="preserve">“SERVICIO”, </w:t>
      </w:r>
      <w:bookmarkEnd w:id="7"/>
      <w:r w:rsidRPr="00ED3040">
        <w:rPr>
          <w:color w:val="000000" w:themeColor="text1"/>
          <w:sz w:val="28"/>
          <w:szCs w:val="28"/>
          <w:lang w:val="es-CL"/>
        </w:rPr>
        <w:t xml:space="preserve">las respectivas facturas deberán contar con el número de la orden de compra emitida en el portal </w:t>
      </w:r>
      <w:hyperlink r:id="rId7" w:history="1">
        <w:r w:rsidRPr="00ED3040">
          <w:rPr>
            <w:color w:val="000000" w:themeColor="text1"/>
            <w:sz w:val="28"/>
            <w:szCs w:val="28"/>
            <w:u w:val="single"/>
            <w:lang w:val="es-CL"/>
          </w:rPr>
          <w:t>www.mercadopublico.cl</w:t>
        </w:r>
      </w:hyperlink>
      <w:r w:rsidRPr="00ED3040">
        <w:rPr>
          <w:color w:val="000000" w:themeColor="text1"/>
          <w:sz w:val="28"/>
          <w:szCs w:val="28"/>
          <w:lang w:val="es-CL"/>
        </w:rPr>
        <w:t xml:space="preserve">, y la identificación de “LOS PRODUCTOS” requeridos. </w:t>
      </w:r>
    </w:p>
    <w:p w14:paraId="506FF060" w14:textId="77777777" w:rsidR="00DB3E6E" w:rsidRPr="00ED3040" w:rsidRDefault="00DB3E6E" w:rsidP="00DB3E6E">
      <w:pPr>
        <w:ind w:left="1560"/>
        <w:rPr>
          <w:color w:val="000000" w:themeColor="text1"/>
          <w:sz w:val="16"/>
          <w:szCs w:val="28"/>
          <w:lang w:val="es-CL"/>
        </w:rPr>
      </w:pPr>
    </w:p>
    <w:p w14:paraId="71658404" w14:textId="77777777" w:rsidR="00DB3E6E" w:rsidRPr="00ED3040" w:rsidRDefault="00DB3E6E" w:rsidP="00DB3E6E">
      <w:pPr>
        <w:keepNext/>
        <w:numPr>
          <w:ilvl w:val="0"/>
          <w:numId w:val="1"/>
        </w:numPr>
        <w:tabs>
          <w:tab w:val="left" w:pos="851"/>
          <w:tab w:val="num" w:pos="1560"/>
          <w:tab w:val="num" w:pos="3284"/>
        </w:tabs>
        <w:ind w:left="1560" w:right="51" w:hanging="1560"/>
        <w:jc w:val="both"/>
        <w:outlineLvl w:val="0"/>
        <w:rPr>
          <w:color w:val="000000" w:themeColor="text1"/>
          <w:sz w:val="28"/>
          <w:szCs w:val="28"/>
          <w:lang w:val="es-CL"/>
        </w:rPr>
      </w:pPr>
      <w:r>
        <w:rPr>
          <w:color w:val="000000" w:themeColor="text1"/>
          <w:sz w:val="28"/>
          <w:szCs w:val="28"/>
          <w:lang w:val="es-CL"/>
        </w:rPr>
        <w:t xml:space="preserve">  </w:t>
      </w:r>
      <w:r w:rsidRPr="00ED3040">
        <w:rPr>
          <w:color w:val="000000" w:themeColor="text1"/>
          <w:sz w:val="28"/>
          <w:szCs w:val="28"/>
          <w:lang w:val="es-CL"/>
        </w:rPr>
        <w:t xml:space="preserve">La factura será tramitada para su pago, la cual se realizará mediante cheque o transferencia electrónica a elección del proveedor. </w:t>
      </w:r>
    </w:p>
    <w:p w14:paraId="5E8671EE" w14:textId="77777777" w:rsidR="00DB3E6E" w:rsidRPr="00ED3040" w:rsidRDefault="00DB3E6E" w:rsidP="00DB3E6E">
      <w:pPr>
        <w:ind w:left="1560"/>
        <w:rPr>
          <w:color w:val="000000" w:themeColor="text1"/>
          <w:sz w:val="16"/>
          <w:szCs w:val="28"/>
          <w:lang w:val="es-CL"/>
        </w:rPr>
      </w:pPr>
    </w:p>
    <w:p w14:paraId="66CDA7A0" w14:textId="77777777" w:rsidR="00DB3E6E" w:rsidRPr="00DB5360" w:rsidRDefault="00DB3E6E" w:rsidP="00DB3E6E">
      <w:pPr>
        <w:keepNext/>
        <w:numPr>
          <w:ilvl w:val="0"/>
          <w:numId w:val="1"/>
        </w:numPr>
        <w:tabs>
          <w:tab w:val="left" w:pos="851"/>
          <w:tab w:val="num" w:pos="1560"/>
          <w:tab w:val="num" w:pos="3284"/>
        </w:tabs>
        <w:ind w:left="1560" w:right="51" w:hanging="1560"/>
        <w:jc w:val="both"/>
        <w:outlineLvl w:val="0"/>
        <w:rPr>
          <w:sz w:val="28"/>
          <w:szCs w:val="28"/>
          <w:lang w:val="es-CL"/>
        </w:rPr>
      </w:pPr>
      <w:r w:rsidRPr="00DB5360">
        <w:rPr>
          <w:sz w:val="28"/>
          <w:szCs w:val="28"/>
          <w:lang w:val="es-CL"/>
        </w:rPr>
        <w:t>A su vez, las facturas, Notas de Crédito o Débito obligatoriamente deberán ser ingresadas o enviadas al correo s-4.sangra@ejercito.cl</w:t>
      </w:r>
    </w:p>
    <w:p w14:paraId="7AA4A21A" w14:textId="77777777" w:rsidR="00DB3E6E" w:rsidRPr="00ED3040" w:rsidRDefault="00DB3E6E" w:rsidP="00DB3E6E">
      <w:pPr>
        <w:ind w:left="708"/>
        <w:rPr>
          <w:color w:val="000000" w:themeColor="text1"/>
          <w:sz w:val="16"/>
          <w:szCs w:val="28"/>
          <w:lang w:val="es-CL"/>
        </w:rPr>
      </w:pPr>
    </w:p>
    <w:p w14:paraId="18EBBEC0" w14:textId="77777777" w:rsidR="00DB3E6E" w:rsidRPr="00ED3040" w:rsidRDefault="00DB3E6E" w:rsidP="00DB3E6E">
      <w:pPr>
        <w:keepNext/>
        <w:numPr>
          <w:ilvl w:val="0"/>
          <w:numId w:val="1"/>
        </w:numPr>
        <w:tabs>
          <w:tab w:val="left" w:pos="851"/>
          <w:tab w:val="num" w:pos="1560"/>
          <w:tab w:val="num" w:pos="3284"/>
        </w:tabs>
        <w:ind w:left="1560" w:right="51" w:hanging="1560"/>
        <w:jc w:val="both"/>
        <w:outlineLvl w:val="0"/>
        <w:rPr>
          <w:color w:val="000000" w:themeColor="text1"/>
          <w:sz w:val="28"/>
          <w:szCs w:val="28"/>
          <w:lang w:val="es-CL"/>
        </w:rPr>
      </w:pPr>
      <w:r w:rsidRPr="00ED3040">
        <w:rPr>
          <w:color w:val="000000" w:themeColor="text1"/>
          <w:sz w:val="28"/>
          <w:szCs w:val="28"/>
          <w:lang w:val="es-CL"/>
        </w:rPr>
        <w:t>“EL PROVEEDOR” deberá facturar a nombre del “</w:t>
      </w:r>
      <w:r w:rsidRPr="00ED3040">
        <w:rPr>
          <w:color w:val="000000" w:themeColor="text1"/>
          <w:sz w:val="28"/>
          <w:szCs w:val="28"/>
          <w:lang w:val="es-CL" w:eastAsia="zh-CN"/>
        </w:rPr>
        <w:t xml:space="preserve">REGIMIENTO N.º 12 SANGRA” </w:t>
      </w:r>
      <w:r w:rsidRPr="00ED3040">
        <w:rPr>
          <w:color w:val="000000" w:themeColor="text1"/>
          <w:sz w:val="28"/>
          <w:szCs w:val="28"/>
          <w:lang w:val="es-CL"/>
        </w:rPr>
        <w:t>cumpliendo con los requisitos formales establecidos por el Servicio de Impuestos Internos, extendida a:</w:t>
      </w:r>
    </w:p>
    <w:p w14:paraId="2701969B" w14:textId="77777777" w:rsidR="00DB3E6E" w:rsidRPr="00ED3040" w:rsidRDefault="00DB3E6E" w:rsidP="00DB3E6E">
      <w:pPr>
        <w:rPr>
          <w:color w:val="000000" w:themeColor="text1"/>
          <w:sz w:val="16"/>
          <w:szCs w:val="28"/>
          <w:lang w:val="es-CL"/>
        </w:rPr>
      </w:pPr>
    </w:p>
    <w:p w14:paraId="02FB7D66" w14:textId="77777777" w:rsidR="00DB3E6E" w:rsidRPr="00ED3040" w:rsidRDefault="00DB3E6E" w:rsidP="00DB3E6E">
      <w:pPr>
        <w:ind w:left="1701" w:hanging="141"/>
        <w:rPr>
          <w:color w:val="000000" w:themeColor="text1"/>
          <w:sz w:val="28"/>
          <w:szCs w:val="28"/>
          <w:lang w:val="es-CL"/>
        </w:rPr>
      </w:pPr>
      <w:r w:rsidRPr="00ED3040">
        <w:rPr>
          <w:color w:val="000000" w:themeColor="text1"/>
          <w:sz w:val="28"/>
          <w:szCs w:val="28"/>
          <w:lang w:val="es-CL"/>
        </w:rPr>
        <w:t>Razón. Social</w:t>
      </w:r>
      <w:r w:rsidRPr="00ED3040">
        <w:rPr>
          <w:color w:val="000000" w:themeColor="text1"/>
          <w:sz w:val="28"/>
          <w:szCs w:val="28"/>
          <w:lang w:val="es-CL"/>
        </w:rPr>
        <w:tab/>
        <w:t>: REGIMIENTO N.º 12 “SANGRA”</w:t>
      </w:r>
      <w:r w:rsidRPr="00ED3040">
        <w:rPr>
          <w:color w:val="000000" w:themeColor="text1"/>
          <w:sz w:val="28"/>
          <w:szCs w:val="28"/>
          <w:lang w:val="es-CL"/>
        </w:rPr>
        <w:tab/>
      </w:r>
    </w:p>
    <w:p w14:paraId="0506514E" w14:textId="77777777" w:rsidR="00DB3E6E" w:rsidRPr="00ED3040" w:rsidRDefault="00DB3E6E" w:rsidP="00DB3E6E">
      <w:pPr>
        <w:ind w:left="1701" w:hanging="141"/>
        <w:rPr>
          <w:snapToGrid w:val="0"/>
          <w:color w:val="000000" w:themeColor="text1"/>
          <w:sz w:val="28"/>
          <w:szCs w:val="28"/>
          <w:lang w:val="es-CL"/>
        </w:rPr>
      </w:pPr>
      <w:r w:rsidRPr="00ED3040">
        <w:rPr>
          <w:snapToGrid w:val="0"/>
          <w:color w:val="000000" w:themeColor="text1"/>
          <w:sz w:val="28"/>
          <w:szCs w:val="28"/>
          <w:lang w:val="es-CL"/>
        </w:rPr>
        <w:t>R.U.T.</w:t>
      </w:r>
      <w:r w:rsidRPr="00ED3040">
        <w:rPr>
          <w:snapToGrid w:val="0"/>
          <w:color w:val="000000" w:themeColor="text1"/>
          <w:sz w:val="28"/>
          <w:szCs w:val="28"/>
          <w:lang w:val="es-CL"/>
        </w:rPr>
        <w:tab/>
      </w:r>
      <w:r w:rsidRPr="00ED3040">
        <w:rPr>
          <w:snapToGrid w:val="0"/>
          <w:color w:val="000000" w:themeColor="text1"/>
          <w:sz w:val="28"/>
          <w:szCs w:val="28"/>
          <w:lang w:val="es-CL"/>
        </w:rPr>
        <w:tab/>
        <w:t>: 61.101.015-K</w:t>
      </w:r>
    </w:p>
    <w:p w14:paraId="5E69C6FF" w14:textId="77777777" w:rsidR="00DB3E6E" w:rsidRPr="00ED3040" w:rsidRDefault="00DB3E6E" w:rsidP="00DB3E6E">
      <w:pPr>
        <w:ind w:left="3544" w:hanging="1984"/>
        <w:rPr>
          <w:snapToGrid w:val="0"/>
          <w:color w:val="000000" w:themeColor="text1"/>
          <w:sz w:val="28"/>
          <w:szCs w:val="28"/>
          <w:lang w:val="es-CL"/>
        </w:rPr>
      </w:pPr>
      <w:r w:rsidRPr="00ED3040">
        <w:rPr>
          <w:snapToGrid w:val="0"/>
          <w:color w:val="000000" w:themeColor="text1"/>
          <w:sz w:val="28"/>
          <w:szCs w:val="28"/>
          <w:lang w:val="es-CL"/>
        </w:rPr>
        <w:t>Dirección</w:t>
      </w:r>
      <w:r w:rsidRPr="00ED3040">
        <w:rPr>
          <w:snapToGrid w:val="0"/>
          <w:color w:val="000000" w:themeColor="text1"/>
          <w:sz w:val="28"/>
          <w:szCs w:val="28"/>
          <w:lang w:val="es-CL"/>
        </w:rPr>
        <w:tab/>
        <w:t>: Panamericana Sur km 1015, Puerto Varas</w:t>
      </w:r>
    </w:p>
    <w:p w14:paraId="1B04152C" w14:textId="77777777" w:rsidR="00DB3E6E" w:rsidRDefault="00DB3E6E" w:rsidP="00DB3E6E">
      <w:pPr>
        <w:ind w:left="1560"/>
        <w:rPr>
          <w:snapToGrid w:val="0"/>
          <w:color w:val="000000" w:themeColor="text1"/>
          <w:sz w:val="28"/>
          <w:szCs w:val="28"/>
          <w:lang w:val="es-CL"/>
        </w:rPr>
      </w:pPr>
      <w:r w:rsidRPr="00ED3040">
        <w:rPr>
          <w:snapToGrid w:val="0"/>
          <w:color w:val="000000" w:themeColor="text1"/>
          <w:sz w:val="28"/>
          <w:szCs w:val="28"/>
          <w:lang w:val="es-CL"/>
        </w:rPr>
        <w:t>Giro</w:t>
      </w:r>
      <w:r w:rsidRPr="00ED3040">
        <w:rPr>
          <w:snapToGrid w:val="0"/>
          <w:color w:val="000000" w:themeColor="text1"/>
          <w:sz w:val="28"/>
          <w:szCs w:val="28"/>
          <w:lang w:val="es-CL"/>
        </w:rPr>
        <w:tab/>
      </w:r>
      <w:r w:rsidRPr="00ED3040">
        <w:rPr>
          <w:snapToGrid w:val="0"/>
          <w:color w:val="000000" w:themeColor="text1"/>
          <w:sz w:val="28"/>
          <w:szCs w:val="28"/>
          <w:lang w:val="es-CL"/>
        </w:rPr>
        <w:tab/>
      </w:r>
      <w:r w:rsidRPr="00ED3040">
        <w:rPr>
          <w:snapToGrid w:val="0"/>
          <w:color w:val="000000" w:themeColor="text1"/>
          <w:sz w:val="28"/>
          <w:szCs w:val="28"/>
          <w:lang w:val="es-CL"/>
        </w:rPr>
        <w:tab/>
        <w:t>: Defensa o Actividades de Defensa.</w:t>
      </w:r>
    </w:p>
    <w:p w14:paraId="06ACFCCC" w14:textId="77777777" w:rsidR="00DB3E6E" w:rsidRDefault="00DB3E6E" w:rsidP="00DB3E6E">
      <w:pPr>
        <w:ind w:left="1560"/>
        <w:rPr>
          <w:snapToGrid w:val="0"/>
          <w:color w:val="000000" w:themeColor="text1"/>
          <w:sz w:val="28"/>
          <w:szCs w:val="28"/>
          <w:lang w:val="es-CL"/>
        </w:rPr>
      </w:pPr>
    </w:p>
    <w:p w14:paraId="356AE059" w14:textId="77777777" w:rsidR="00DB3E6E" w:rsidRDefault="00DB3E6E" w:rsidP="00DB3E6E">
      <w:pPr>
        <w:ind w:left="1560"/>
        <w:jc w:val="both"/>
        <w:rPr>
          <w:snapToGrid w:val="0"/>
          <w:color w:val="000000" w:themeColor="text1"/>
          <w:sz w:val="28"/>
          <w:szCs w:val="28"/>
          <w:lang w:val="es-CL"/>
        </w:rPr>
      </w:pPr>
      <w:r>
        <w:rPr>
          <w:snapToGrid w:val="0"/>
          <w:color w:val="000000" w:themeColor="text1"/>
          <w:sz w:val="28"/>
          <w:szCs w:val="28"/>
          <w:lang w:val="es-CL"/>
        </w:rPr>
        <w:t xml:space="preserve">Para el pago de la factura el proveedor deberá acompañar los Formularios F-30 y F-30-1, con el objeto de certificar el cumplimiento de las obligaciones laborales y previsionales con sus trabajadores. </w:t>
      </w:r>
    </w:p>
    <w:p w14:paraId="602D7FAF" w14:textId="77777777" w:rsidR="00DB3E6E" w:rsidRDefault="00DB3E6E" w:rsidP="00DB3E6E">
      <w:pPr>
        <w:ind w:left="1560"/>
        <w:jc w:val="both"/>
        <w:rPr>
          <w:snapToGrid w:val="0"/>
          <w:color w:val="000000" w:themeColor="text1"/>
          <w:sz w:val="28"/>
          <w:szCs w:val="28"/>
          <w:lang w:val="es-CL"/>
        </w:rPr>
      </w:pPr>
    </w:p>
    <w:p w14:paraId="4C88561C" w14:textId="77777777" w:rsidR="00DB3E6E" w:rsidRPr="00CF2E2E" w:rsidRDefault="00DB3E6E" w:rsidP="00DB3E6E">
      <w:pPr>
        <w:spacing w:after="240"/>
        <w:jc w:val="both"/>
        <w:rPr>
          <w:sz w:val="28"/>
          <w:szCs w:val="28"/>
        </w:rPr>
      </w:pPr>
      <w:r w:rsidRPr="00CF2E2E">
        <w:rPr>
          <w:b/>
          <w:sz w:val="28"/>
          <w:szCs w:val="28"/>
        </w:rPr>
        <w:t>Estado de pago:</w:t>
      </w:r>
      <w:r w:rsidRPr="00CF2E2E">
        <w:rPr>
          <w:sz w:val="28"/>
          <w:szCs w:val="28"/>
        </w:rPr>
        <w:t xml:space="preserve"> Para su trámite, los estados de pago por avance de los servicios serán 03 (tres), donde deberán incluir los siguientes documentos:</w:t>
      </w:r>
    </w:p>
    <w:p w14:paraId="255C3B7A" w14:textId="77777777" w:rsidR="00DB3E6E" w:rsidRPr="00CF2E2E" w:rsidRDefault="00DB3E6E" w:rsidP="00DB3E6E">
      <w:pPr>
        <w:tabs>
          <w:tab w:val="left" w:pos="0"/>
          <w:tab w:val="left" w:pos="1152"/>
          <w:tab w:val="left" w:pos="2880"/>
          <w:tab w:val="left" w:pos="4032"/>
          <w:tab w:val="left" w:pos="5904"/>
          <w:tab w:val="left" w:pos="6768"/>
        </w:tabs>
        <w:ind w:right="51"/>
        <w:jc w:val="both"/>
        <w:rPr>
          <w:sz w:val="28"/>
          <w:szCs w:val="28"/>
        </w:rPr>
      </w:pPr>
      <w:r w:rsidRPr="00CF2E2E">
        <w:rPr>
          <w:sz w:val="28"/>
          <w:szCs w:val="28"/>
        </w:rPr>
        <w:t xml:space="preserve">La entrega de la primera factura, se debe realizar 30 días calendario posteriores a la fecha de </w:t>
      </w:r>
      <w:r>
        <w:rPr>
          <w:sz w:val="28"/>
          <w:szCs w:val="28"/>
        </w:rPr>
        <w:t>aceptación de la orden de compra</w:t>
      </w:r>
      <w:r w:rsidRPr="00CF2E2E">
        <w:rPr>
          <w:sz w:val="28"/>
          <w:szCs w:val="28"/>
        </w:rPr>
        <w:t xml:space="preserve">, equivalente al </w:t>
      </w:r>
      <w:r>
        <w:rPr>
          <w:sz w:val="28"/>
          <w:szCs w:val="28"/>
        </w:rPr>
        <w:t>35</w:t>
      </w:r>
      <w:r w:rsidRPr="00CF2E2E">
        <w:rPr>
          <w:sz w:val="28"/>
          <w:szCs w:val="28"/>
        </w:rPr>
        <w:t xml:space="preserve">% del valor total del </w:t>
      </w:r>
      <w:r>
        <w:rPr>
          <w:sz w:val="28"/>
          <w:szCs w:val="28"/>
        </w:rPr>
        <w:t>servicio</w:t>
      </w:r>
      <w:r w:rsidRPr="00CF2E2E">
        <w:rPr>
          <w:sz w:val="28"/>
          <w:szCs w:val="28"/>
        </w:rPr>
        <w:t>, de conformidad a la respectiva orden de compra, a través del Departamento Finanzas de la III División de Montaña, ubicado en la ciudad de Valdivia, dentro de los 30 (treinta) días siguientes a la recepción conforme de la factura y su documentación comprobatoria de acuerdo a la normativa vigente, adjuntando los siguientes antecedentes:</w:t>
      </w:r>
    </w:p>
    <w:p w14:paraId="5E627FD9" w14:textId="77777777" w:rsidR="00DB3E6E" w:rsidRPr="00494EC4" w:rsidRDefault="00DB3E6E" w:rsidP="00DB3E6E">
      <w:pPr>
        <w:tabs>
          <w:tab w:val="left" w:pos="0"/>
          <w:tab w:val="left" w:pos="1152"/>
          <w:tab w:val="left" w:pos="2880"/>
          <w:tab w:val="left" w:pos="4032"/>
          <w:tab w:val="left" w:pos="5904"/>
          <w:tab w:val="left" w:pos="6768"/>
        </w:tabs>
        <w:ind w:right="51"/>
        <w:jc w:val="both"/>
        <w:rPr>
          <w:color w:val="EE0000"/>
          <w:sz w:val="28"/>
          <w:szCs w:val="28"/>
        </w:rPr>
      </w:pPr>
    </w:p>
    <w:p w14:paraId="03CFA172" w14:textId="77777777" w:rsidR="00DB3E6E" w:rsidRPr="00BF4868" w:rsidRDefault="00DB3E6E" w:rsidP="00DB3E6E">
      <w:pPr>
        <w:widowControl w:val="0"/>
        <w:numPr>
          <w:ilvl w:val="0"/>
          <w:numId w:val="13"/>
        </w:numPr>
        <w:tabs>
          <w:tab w:val="left" w:pos="0"/>
          <w:tab w:val="left" w:pos="1152"/>
          <w:tab w:val="left" w:pos="2880"/>
          <w:tab w:val="left" w:pos="4032"/>
          <w:tab w:val="left" w:pos="5904"/>
          <w:tab w:val="left" w:pos="6768"/>
        </w:tabs>
        <w:ind w:left="567" w:right="51" w:hanging="567"/>
        <w:jc w:val="both"/>
        <w:rPr>
          <w:sz w:val="28"/>
          <w:szCs w:val="28"/>
        </w:rPr>
      </w:pPr>
      <w:r w:rsidRPr="00BF4868">
        <w:rPr>
          <w:sz w:val="28"/>
          <w:szCs w:val="28"/>
        </w:rPr>
        <w:t xml:space="preserve">Acta de entrega de las instalaciones para el mantenimiento (cámaras, </w:t>
      </w:r>
      <w:proofErr w:type="spellStart"/>
      <w:r w:rsidRPr="00BF4868">
        <w:rPr>
          <w:sz w:val="28"/>
          <w:szCs w:val="28"/>
        </w:rPr>
        <w:t>alc</w:t>
      </w:r>
      <w:proofErr w:type="spellEnd"/>
      <w:r w:rsidRPr="00BF4868">
        <w:rPr>
          <w:sz w:val="28"/>
          <w:szCs w:val="28"/>
        </w:rPr>
        <w:t>., y fosas).</w:t>
      </w:r>
    </w:p>
    <w:p w14:paraId="4F713E52" w14:textId="77777777" w:rsidR="00DB3E6E" w:rsidRPr="00BF4868" w:rsidRDefault="00DB3E6E" w:rsidP="00DB3E6E">
      <w:pPr>
        <w:widowControl w:val="0"/>
        <w:numPr>
          <w:ilvl w:val="0"/>
          <w:numId w:val="13"/>
        </w:numPr>
        <w:tabs>
          <w:tab w:val="left" w:pos="0"/>
          <w:tab w:val="left" w:pos="1152"/>
          <w:tab w:val="left" w:pos="2880"/>
          <w:tab w:val="left" w:pos="4032"/>
          <w:tab w:val="left" w:pos="5904"/>
          <w:tab w:val="left" w:pos="6768"/>
        </w:tabs>
        <w:ind w:left="567" w:right="51" w:hanging="567"/>
        <w:jc w:val="both"/>
        <w:rPr>
          <w:sz w:val="28"/>
          <w:szCs w:val="28"/>
        </w:rPr>
      </w:pPr>
      <w:r w:rsidRPr="00BF4868">
        <w:rPr>
          <w:sz w:val="28"/>
          <w:szCs w:val="28"/>
        </w:rPr>
        <w:t>Estado de avance del Mantenimiento (formato lo entrega la Unidad).</w:t>
      </w:r>
    </w:p>
    <w:p w14:paraId="4670BA90" w14:textId="77777777" w:rsidR="00DB3E6E" w:rsidRPr="00BF4868" w:rsidRDefault="00DB3E6E" w:rsidP="00DB3E6E">
      <w:pPr>
        <w:widowControl w:val="0"/>
        <w:numPr>
          <w:ilvl w:val="0"/>
          <w:numId w:val="13"/>
        </w:numPr>
        <w:tabs>
          <w:tab w:val="left" w:pos="0"/>
          <w:tab w:val="left" w:pos="1152"/>
          <w:tab w:val="left" w:pos="2880"/>
          <w:tab w:val="left" w:pos="4032"/>
          <w:tab w:val="left" w:pos="5904"/>
          <w:tab w:val="left" w:pos="6768"/>
        </w:tabs>
        <w:ind w:left="567" w:right="51" w:hanging="567"/>
        <w:jc w:val="both"/>
        <w:rPr>
          <w:sz w:val="28"/>
          <w:szCs w:val="28"/>
        </w:rPr>
      </w:pPr>
      <w:r w:rsidRPr="00BF4868">
        <w:rPr>
          <w:sz w:val="28"/>
          <w:szCs w:val="28"/>
        </w:rPr>
        <w:t>Programa (carta Gantt) de mantenimiento realizado por el oferente adjudicado.</w:t>
      </w:r>
    </w:p>
    <w:p w14:paraId="6DB1F9EE" w14:textId="77777777" w:rsidR="00DB3E6E" w:rsidRPr="00BF4868" w:rsidRDefault="00DB3E6E" w:rsidP="00DB3E6E">
      <w:pPr>
        <w:widowControl w:val="0"/>
        <w:numPr>
          <w:ilvl w:val="0"/>
          <w:numId w:val="13"/>
        </w:numPr>
        <w:tabs>
          <w:tab w:val="left" w:pos="0"/>
          <w:tab w:val="left" w:pos="1152"/>
          <w:tab w:val="left" w:pos="2880"/>
          <w:tab w:val="left" w:pos="4032"/>
          <w:tab w:val="left" w:pos="5904"/>
          <w:tab w:val="left" w:pos="6768"/>
        </w:tabs>
        <w:ind w:left="567" w:right="51" w:hanging="567"/>
        <w:jc w:val="both"/>
        <w:rPr>
          <w:sz w:val="28"/>
          <w:szCs w:val="28"/>
        </w:rPr>
      </w:pPr>
      <w:r w:rsidRPr="00BF4868">
        <w:rPr>
          <w:sz w:val="28"/>
          <w:szCs w:val="28"/>
        </w:rPr>
        <w:t xml:space="preserve">Certificado de disposición final de todos los retiros realizados en el </w:t>
      </w:r>
      <w:r w:rsidRPr="00BF4868">
        <w:rPr>
          <w:sz w:val="28"/>
          <w:szCs w:val="28"/>
        </w:rPr>
        <w:lastRenderedPageBreak/>
        <w:t>periodo.</w:t>
      </w:r>
    </w:p>
    <w:p w14:paraId="5FCE1492" w14:textId="77777777" w:rsidR="00DB3E6E" w:rsidRPr="00BF4868" w:rsidRDefault="00DB3E6E" w:rsidP="00DB3E6E">
      <w:pPr>
        <w:widowControl w:val="0"/>
        <w:numPr>
          <w:ilvl w:val="0"/>
          <w:numId w:val="13"/>
        </w:numPr>
        <w:tabs>
          <w:tab w:val="left" w:pos="0"/>
          <w:tab w:val="left" w:pos="1152"/>
          <w:tab w:val="left" w:pos="2880"/>
          <w:tab w:val="left" w:pos="4032"/>
          <w:tab w:val="left" w:pos="5904"/>
          <w:tab w:val="left" w:pos="6768"/>
        </w:tabs>
        <w:ind w:left="567" w:right="51" w:hanging="567"/>
        <w:jc w:val="both"/>
        <w:rPr>
          <w:sz w:val="28"/>
          <w:szCs w:val="28"/>
        </w:rPr>
      </w:pPr>
      <w:r w:rsidRPr="00BF4868">
        <w:rPr>
          <w:sz w:val="28"/>
          <w:szCs w:val="28"/>
        </w:rPr>
        <w:t>Nómina de trabajadores con su respectiva documentación donde figure contrato.</w:t>
      </w:r>
    </w:p>
    <w:p w14:paraId="7FF821A4" w14:textId="77777777" w:rsidR="00DB3E6E" w:rsidRPr="00BF4868" w:rsidRDefault="00DB3E6E" w:rsidP="00DB3E6E">
      <w:pPr>
        <w:widowControl w:val="0"/>
        <w:numPr>
          <w:ilvl w:val="0"/>
          <w:numId w:val="13"/>
        </w:numPr>
        <w:tabs>
          <w:tab w:val="left" w:pos="0"/>
          <w:tab w:val="left" w:pos="1152"/>
          <w:tab w:val="left" w:pos="2880"/>
          <w:tab w:val="left" w:pos="4032"/>
          <w:tab w:val="left" w:pos="5904"/>
          <w:tab w:val="left" w:pos="6768"/>
        </w:tabs>
        <w:ind w:left="567" w:right="51" w:hanging="567"/>
        <w:jc w:val="both"/>
        <w:rPr>
          <w:sz w:val="28"/>
          <w:szCs w:val="28"/>
        </w:rPr>
      </w:pPr>
      <w:r w:rsidRPr="00BF4868">
        <w:rPr>
          <w:sz w:val="28"/>
          <w:szCs w:val="28"/>
        </w:rPr>
        <w:t>Estado de pago (formato lo entregará la Unidad).</w:t>
      </w:r>
    </w:p>
    <w:p w14:paraId="6D2F9367" w14:textId="77777777" w:rsidR="00DB3E6E" w:rsidRPr="00BF4868" w:rsidRDefault="00DB3E6E" w:rsidP="00DB3E6E">
      <w:pPr>
        <w:widowControl w:val="0"/>
        <w:numPr>
          <w:ilvl w:val="0"/>
          <w:numId w:val="13"/>
        </w:numPr>
        <w:tabs>
          <w:tab w:val="left" w:pos="0"/>
          <w:tab w:val="left" w:pos="1152"/>
          <w:tab w:val="left" w:pos="2880"/>
          <w:tab w:val="left" w:pos="4032"/>
          <w:tab w:val="left" w:pos="5904"/>
          <w:tab w:val="left" w:pos="6768"/>
        </w:tabs>
        <w:ind w:left="567" w:right="51" w:hanging="567"/>
        <w:jc w:val="both"/>
        <w:rPr>
          <w:sz w:val="28"/>
          <w:szCs w:val="28"/>
        </w:rPr>
      </w:pPr>
      <w:r w:rsidRPr="00BF4868">
        <w:rPr>
          <w:sz w:val="28"/>
          <w:szCs w:val="28"/>
        </w:rPr>
        <w:t>Certificado de antecedentes laborales y previsionales de cada trabajador.</w:t>
      </w:r>
    </w:p>
    <w:p w14:paraId="5536B5F3" w14:textId="77777777" w:rsidR="00DB3E6E" w:rsidRPr="00BF4868" w:rsidRDefault="00DB3E6E" w:rsidP="00DB3E6E">
      <w:pPr>
        <w:widowControl w:val="0"/>
        <w:numPr>
          <w:ilvl w:val="0"/>
          <w:numId w:val="13"/>
        </w:numPr>
        <w:tabs>
          <w:tab w:val="left" w:pos="0"/>
          <w:tab w:val="left" w:pos="1152"/>
          <w:tab w:val="left" w:pos="2880"/>
          <w:tab w:val="left" w:pos="4032"/>
          <w:tab w:val="left" w:pos="5904"/>
          <w:tab w:val="left" w:pos="6768"/>
        </w:tabs>
        <w:ind w:left="567" w:right="51" w:hanging="567"/>
        <w:jc w:val="both"/>
        <w:rPr>
          <w:sz w:val="28"/>
          <w:szCs w:val="28"/>
        </w:rPr>
      </w:pPr>
      <w:r w:rsidRPr="00BF4868">
        <w:rPr>
          <w:sz w:val="28"/>
          <w:szCs w:val="28"/>
        </w:rPr>
        <w:t>Certificado de cumplimiento de obligaciones laborales y previsionales.</w:t>
      </w:r>
    </w:p>
    <w:p w14:paraId="2EEF1BE5" w14:textId="77777777" w:rsidR="00DB3E6E" w:rsidRPr="00BF4868" w:rsidRDefault="00DB3E6E" w:rsidP="00DB3E6E">
      <w:pPr>
        <w:widowControl w:val="0"/>
        <w:numPr>
          <w:ilvl w:val="0"/>
          <w:numId w:val="13"/>
        </w:numPr>
        <w:tabs>
          <w:tab w:val="left" w:pos="0"/>
          <w:tab w:val="left" w:pos="1152"/>
          <w:tab w:val="left" w:pos="2880"/>
          <w:tab w:val="left" w:pos="4032"/>
          <w:tab w:val="left" w:pos="5904"/>
          <w:tab w:val="left" w:pos="6768"/>
        </w:tabs>
        <w:ind w:left="567" w:right="51" w:hanging="567"/>
        <w:jc w:val="both"/>
        <w:rPr>
          <w:sz w:val="28"/>
          <w:szCs w:val="28"/>
        </w:rPr>
      </w:pPr>
      <w:r w:rsidRPr="00BF4868">
        <w:rPr>
          <w:sz w:val="28"/>
          <w:szCs w:val="28"/>
        </w:rPr>
        <w:t>Certificado declaración formulario N.º 29 del SII.</w:t>
      </w:r>
    </w:p>
    <w:p w14:paraId="260DFA42" w14:textId="77777777" w:rsidR="00DB3E6E" w:rsidRPr="00BF4868" w:rsidRDefault="00DB3E6E" w:rsidP="00DB3E6E">
      <w:pPr>
        <w:widowControl w:val="0"/>
        <w:numPr>
          <w:ilvl w:val="0"/>
          <w:numId w:val="13"/>
        </w:numPr>
        <w:tabs>
          <w:tab w:val="left" w:pos="0"/>
          <w:tab w:val="left" w:pos="1152"/>
          <w:tab w:val="left" w:pos="2880"/>
          <w:tab w:val="left" w:pos="4032"/>
          <w:tab w:val="left" w:pos="5904"/>
          <w:tab w:val="left" w:pos="6768"/>
        </w:tabs>
        <w:ind w:left="567" w:right="51" w:hanging="567"/>
        <w:jc w:val="both"/>
        <w:rPr>
          <w:sz w:val="28"/>
          <w:szCs w:val="28"/>
        </w:rPr>
      </w:pPr>
      <w:r w:rsidRPr="00BF4868">
        <w:rPr>
          <w:sz w:val="28"/>
          <w:szCs w:val="28"/>
        </w:rPr>
        <w:t>Declaración mensual de pago simultaneo de impuestos formulario N.º 29 del SII.</w:t>
      </w:r>
    </w:p>
    <w:p w14:paraId="01467632" w14:textId="77777777" w:rsidR="00DB3E6E" w:rsidRPr="00BF4868" w:rsidRDefault="00DB3E6E" w:rsidP="00DB3E6E">
      <w:pPr>
        <w:widowControl w:val="0"/>
        <w:numPr>
          <w:ilvl w:val="0"/>
          <w:numId w:val="13"/>
        </w:numPr>
        <w:tabs>
          <w:tab w:val="left" w:pos="0"/>
          <w:tab w:val="left" w:pos="1152"/>
          <w:tab w:val="left" w:pos="2880"/>
          <w:tab w:val="left" w:pos="4032"/>
          <w:tab w:val="left" w:pos="5904"/>
          <w:tab w:val="left" w:pos="6768"/>
        </w:tabs>
        <w:ind w:left="567" w:right="51" w:hanging="567"/>
        <w:jc w:val="both"/>
        <w:rPr>
          <w:b/>
          <w:sz w:val="28"/>
          <w:szCs w:val="28"/>
        </w:rPr>
      </w:pPr>
      <w:r w:rsidRPr="00BF4868">
        <w:rPr>
          <w:sz w:val="28"/>
          <w:szCs w:val="28"/>
        </w:rPr>
        <w:t xml:space="preserve">Presupuesto </w:t>
      </w:r>
      <w:proofErr w:type="spellStart"/>
      <w:r w:rsidRPr="00BF4868">
        <w:rPr>
          <w:sz w:val="28"/>
          <w:szCs w:val="28"/>
        </w:rPr>
        <w:t>itemizado</w:t>
      </w:r>
      <w:proofErr w:type="spellEnd"/>
      <w:r w:rsidRPr="00BF4868">
        <w:rPr>
          <w:sz w:val="28"/>
          <w:szCs w:val="28"/>
        </w:rPr>
        <w:t xml:space="preserve">, </w:t>
      </w:r>
      <w:r w:rsidRPr="00BF4868">
        <w:rPr>
          <w:b/>
          <w:sz w:val="28"/>
          <w:szCs w:val="28"/>
        </w:rPr>
        <w:t>todo en triplicado y original.</w:t>
      </w:r>
    </w:p>
    <w:p w14:paraId="073102D5" w14:textId="77777777" w:rsidR="00DB3E6E" w:rsidRPr="00BF4868" w:rsidRDefault="00DB3E6E" w:rsidP="00DB3E6E">
      <w:pPr>
        <w:tabs>
          <w:tab w:val="left" w:pos="0"/>
          <w:tab w:val="left" w:pos="1152"/>
          <w:tab w:val="left" w:pos="2880"/>
          <w:tab w:val="left" w:pos="4032"/>
          <w:tab w:val="left" w:pos="5904"/>
          <w:tab w:val="left" w:pos="6768"/>
        </w:tabs>
        <w:ind w:left="1134" w:right="51"/>
        <w:jc w:val="both"/>
        <w:rPr>
          <w:b/>
          <w:sz w:val="22"/>
          <w:szCs w:val="22"/>
        </w:rPr>
      </w:pPr>
    </w:p>
    <w:p w14:paraId="7E464E5D" w14:textId="77777777" w:rsidR="00DB3E6E" w:rsidRPr="00494EC4" w:rsidRDefault="00DB3E6E" w:rsidP="00DB3E6E">
      <w:pPr>
        <w:tabs>
          <w:tab w:val="left" w:pos="0"/>
          <w:tab w:val="left" w:pos="1152"/>
          <w:tab w:val="left" w:pos="2880"/>
          <w:tab w:val="left" w:pos="4032"/>
          <w:tab w:val="left" w:pos="5904"/>
          <w:tab w:val="left" w:pos="6768"/>
        </w:tabs>
        <w:ind w:right="51"/>
        <w:jc w:val="both"/>
        <w:rPr>
          <w:b/>
          <w:color w:val="EE0000"/>
          <w:sz w:val="28"/>
          <w:szCs w:val="28"/>
        </w:rPr>
      </w:pPr>
      <w:r w:rsidRPr="00BF4868">
        <w:rPr>
          <w:sz w:val="28"/>
          <w:szCs w:val="28"/>
        </w:rPr>
        <w:t xml:space="preserve">La entrega de la segunda factura se realizará a los 30 días calendario después de haber entregado la primera factura, equivalente al 35% del total del </w:t>
      </w:r>
      <w:r>
        <w:rPr>
          <w:sz w:val="28"/>
          <w:szCs w:val="28"/>
        </w:rPr>
        <w:t xml:space="preserve">servicio </w:t>
      </w:r>
      <w:r w:rsidRPr="00BF4868">
        <w:rPr>
          <w:sz w:val="28"/>
          <w:szCs w:val="28"/>
        </w:rPr>
        <w:t>adjudicado y con la misma documentación requerida en la factura anterior.</w:t>
      </w:r>
      <w:r w:rsidRPr="00494EC4">
        <w:rPr>
          <w:color w:val="EE0000"/>
          <w:sz w:val="28"/>
          <w:szCs w:val="28"/>
        </w:rPr>
        <w:t xml:space="preserve"> </w:t>
      </w:r>
    </w:p>
    <w:p w14:paraId="6A3938D6" w14:textId="77777777" w:rsidR="00DB3E6E" w:rsidRPr="00494EC4" w:rsidRDefault="00DB3E6E" w:rsidP="00DB3E6E">
      <w:pPr>
        <w:tabs>
          <w:tab w:val="left" w:pos="0"/>
          <w:tab w:val="left" w:pos="1134"/>
          <w:tab w:val="left" w:pos="4032"/>
          <w:tab w:val="left" w:pos="5904"/>
          <w:tab w:val="left" w:pos="6768"/>
        </w:tabs>
        <w:ind w:left="1134" w:right="51"/>
        <w:jc w:val="both"/>
        <w:rPr>
          <w:color w:val="EE0000"/>
          <w:sz w:val="20"/>
        </w:rPr>
      </w:pPr>
    </w:p>
    <w:p w14:paraId="30465351" w14:textId="77777777" w:rsidR="00DB3E6E" w:rsidRPr="00BF4868" w:rsidRDefault="00DB3E6E" w:rsidP="00DB3E6E">
      <w:pPr>
        <w:contextualSpacing/>
        <w:jc w:val="both"/>
        <w:rPr>
          <w:sz w:val="28"/>
          <w:szCs w:val="28"/>
        </w:rPr>
      </w:pPr>
      <w:r w:rsidRPr="00BF4868">
        <w:rPr>
          <w:sz w:val="28"/>
          <w:szCs w:val="28"/>
        </w:rPr>
        <w:t>La entrega de la tercera y última factura a los 30 días calendario de haber entregado la segunda factura, equivalente al 30% del contrato u orden de compra y su recepción conforme por parte de esta Unidad, previa entrega del informe final con la siguiente documentación:</w:t>
      </w:r>
    </w:p>
    <w:p w14:paraId="14F721A5" w14:textId="77777777" w:rsidR="00DB3E6E" w:rsidRPr="00BF4868" w:rsidRDefault="00DB3E6E" w:rsidP="00DB3E6E">
      <w:pPr>
        <w:pStyle w:val="Prrafodelista"/>
        <w:numPr>
          <w:ilvl w:val="0"/>
          <w:numId w:val="14"/>
        </w:numPr>
        <w:ind w:left="426" w:hanging="425"/>
        <w:jc w:val="both"/>
        <w:rPr>
          <w:sz w:val="28"/>
          <w:szCs w:val="28"/>
        </w:rPr>
      </w:pPr>
      <w:r w:rsidRPr="00BF4868">
        <w:rPr>
          <w:sz w:val="28"/>
          <w:szCs w:val="28"/>
        </w:rPr>
        <w:t>Acta de recepción del servicio realizado.</w:t>
      </w:r>
    </w:p>
    <w:p w14:paraId="67D27AE6" w14:textId="77777777" w:rsidR="00DB3E6E" w:rsidRPr="00BF4868" w:rsidRDefault="00DB3E6E" w:rsidP="00DB3E6E">
      <w:pPr>
        <w:pStyle w:val="Prrafodelista"/>
        <w:numPr>
          <w:ilvl w:val="0"/>
          <w:numId w:val="14"/>
        </w:numPr>
        <w:ind w:left="426" w:hanging="425"/>
        <w:jc w:val="both"/>
        <w:rPr>
          <w:sz w:val="28"/>
          <w:szCs w:val="28"/>
        </w:rPr>
      </w:pPr>
      <w:r w:rsidRPr="00BF4868">
        <w:rPr>
          <w:sz w:val="28"/>
          <w:szCs w:val="28"/>
        </w:rPr>
        <w:t>Estado de avance del Mantenimiento (formato lo entrega la Unidad).</w:t>
      </w:r>
    </w:p>
    <w:p w14:paraId="10C1C018" w14:textId="77777777" w:rsidR="00DB3E6E" w:rsidRPr="00BF4868" w:rsidRDefault="00DB3E6E" w:rsidP="00DB3E6E">
      <w:pPr>
        <w:pStyle w:val="Prrafodelista"/>
        <w:numPr>
          <w:ilvl w:val="0"/>
          <w:numId w:val="14"/>
        </w:numPr>
        <w:spacing w:after="200" w:line="276" w:lineRule="auto"/>
        <w:ind w:left="426" w:hanging="425"/>
        <w:jc w:val="both"/>
        <w:rPr>
          <w:sz w:val="28"/>
          <w:szCs w:val="28"/>
        </w:rPr>
      </w:pPr>
      <w:r w:rsidRPr="00BF4868">
        <w:rPr>
          <w:sz w:val="28"/>
          <w:szCs w:val="28"/>
        </w:rPr>
        <w:t>Certificado de disposición final de todos los retiros realizados en el periodo (Si se han realizado retiros en el periodo).</w:t>
      </w:r>
    </w:p>
    <w:p w14:paraId="73F319D4" w14:textId="77777777" w:rsidR="00DB3E6E" w:rsidRPr="00BF4868" w:rsidRDefault="00DB3E6E" w:rsidP="00DB3E6E">
      <w:pPr>
        <w:pStyle w:val="Prrafodelista"/>
        <w:numPr>
          <w:ilvl w:val="0"/>
          <w:numId w:val="14"/>
        </w:numPr>
        <w:spacing w:after="200" w:line="276" w:lineRule="auto"/>
        <w:ind w:left="426" w:hanging="425"/>
        <w:jc w:val="both"/>
        <w:rPr>
          <w:sz w:val="28"/>
          <w:szCs w:val="28"/>
        </w:rPr>
      </w:pPr>
      <w:r w:rsidRPr="00BF4868">
        <w:rPr>
          <w:sz w:val="28"/>
          <w:szCs w:val="28"/>
        </w:rPr>
        <w:t>Nómina de trabajadores con su respectiva documentación donde figure contrato y pago de cotizaciones previsionales y obligaciones laborales.</w:t>
      </w:r>
    </w:p>
    <w:p w14:paraId="5032D44C" w14:textId="77777777" w:rsidR="00DB3E6E" w:rsidRPr="00BF4868" w:rsidRDefault="00DB3E6E" w:rsidP="00DB3E6E">
      <w:pPr>
        <w:pStyle w:val="Prrafodelista"/>
        <w:numPr>
          <w:ilvl w:val="0"/>
          <w:numId w:val="14"/>
        </w:numPr>
        <w:spacing w:after="200" w:line="276" w:lineRule="auto"/>
        <w:ind w:left="426" w:hanging="425"/>
        <w:jc w:val="both"/>
        <w:rPr>
          <w:sz w:val="28"/>
          <w:szCs w:val="28"/>
        </w:rPr>
      </w:pPr>
      <w:r w:rsidRPr="00BF4868">
        <w:rPr>
          <w:sz w:val="28"/>
          <w:szCs w:val="28"/>
        </w:rPr>
        <w:t>Estado de pago (formato lo entrega la Unidad).</w:t>
      </w:r>
    </w:p>
    <w:p w14:paraId="4907523B" w14:textId="77777777" w:rsidR="00DB3E6E" w:rsidRPr="00BF4868" w:rsidRDefault="00DB3E6E" w:rsidP="00DB3E6E">
      <w:pPr>
        <w:pStyle w:val="Prrafodelista"/>
        <w:numPr>
          <w:ilvl w:val="0"/>
          <w:numId w:val="14"/>
        </w:numPr>
        <w:spacing w:after="200" w:line="276" w:lineRule="auto"/>
        <w:ind w:left="426" w:hanging="425"/>
        <w:jc w:val="both"/>
        <w:rPr>
          <w:sz w:val="28"/>
          <w:szCs w:val="28"/>
        </w:rPr>
      </w:pPr>
      <w:r w:rsidRPr="00BF4868">
        <w:rPr>
          <w:sz w:val="28"/>
          <w:szCs w:val="28"/>
        </w:rPr>
        <w:t>Certificado de antecedentes laborales y previsionales de sus trabajadores.</w:t>
      </w:r>
    </w:p>
    <w:p w14:paraId="38EA8D7B" w14:textId="77777777" w:rsidR="00DB3E6E" w:rsidRPr="00BF4868" w:rsidRDefault="00DB3E6E" w:rsidP="00DB3E6E">
      <w:pPr>
        <w:pStyle w:val="Prrafodelista"/>
        <w:numPr>
          <w:ilvl w:val="0"/>
          <w:numId w:val="14"/>
        </w:numPr>
        <w:spacing w:after="200" w:line="276" w:lineRule="auto"/>
        <w:ind w:left="426" w:hanging="425"/>
        <w:jc w:val="both"/>
        <w:rPr>
          <w:sz w:val="28"/>
          <w:szCs w:val="28"/>
        </w:rPr>
      </w:pPr>
      <w:r w:rsidRPr="00BF4868">
        <w:rPr>
          <w:sz w:val="28"/>
          <w:szCs w:val="28"/>
        </w:rPr>
        <w:t>Certificado de cumplimiento de obligaciones laborales y previsionales.</w:t>
      </w:r>
    </w:p>
    <w:p w14:paraId="19427EAE" w14:textId="77777777" w:rsidR="00DB3E6E" w:rsidRPr="00BF4868" w:rsidRDefault="00DB3E6E" w:rsidP="00DB3E6E">
      <w:pPr>
        <w:pStyle w:val="Prrafodelista"/>
        <w:numPr>
          <w:ilvl w:val="0"/>
          <w:numId w:val="14"/>
        </w:numPr>
        <w:spacing w:after="200" w:line="276" w:lineRule="auto"/>
        <w:ind w:left="426" w:hanging="425"/>
        <w:jc w:val="both"/>
        <w:rPr>
          <w:sz w:val="28"/>
          <w:szCs w:val="28"/>
        </w:rPr>
      </w:pPr>
      <w:r w:rsidRPr="00BF4868">
        <w:rPr>
          <w:sz w:val="28"/>
          <w:szCs w:val="28"/>
        </w:rPr>
        <w:t>Certificado de declaración formulario N.º 29 del SII.</w:t>
      </w:r>
    </w:p>
    <w:p w14:paraId="27028845" w14:textId="77777777" w:rsidR="00DB3E6E" w:rsidRPr="00BF4868" w:rsidRDefault="00DB3E6E" w:rsidP="00DB3E6E">
      <w:pPr>
        <w:pStyle w:val="Prrafodelista"/>
        <w:numPr>
          <w:ilvl w:val="0"/>
          <w:numId w:val="14"/>
        </w:numPr>
        <w:spacing w:after="200" w:line="276" w:lineRule="auto"/>
        <w:ind w:left="426" w:hanging="425"/>
        <w:jc w:val="both"/>
        <w:rPr>
          <w:sz w:val="28"/>
          <w:szCs w:val="28"/>
        </w:rPr>
      </w:pPr>
      <w:r w:rsidRPr="00BF4868">
        <w:rPr>
          <w:sz w:val="28"/>
          <w:szCs w:val="28"/>
        </w:rPr>
        <w:t>Declaración mensual de pago simultaneo de impuestos, formulario N.º 29 del SII.</w:t>
      </w:r>
    </w:p>
    <w:p w14:paraId="2732753E" w14:textId="77777777" w:rsidR="00DB3E6E" w:rsidRPr="00BF4868" w:rsidRDefault="00DB3E6E" w:rsidP="00DB3E6E">
      <w:pPr>
        <w:pStyle w:val="Prrafodelista"/>
        <w:numPr>
          <w:ilvl w:val="0"/>
          <w:numId w:val="14"/>
        </w:numPr>
        <w:spacing w:after="200" w:line="276" w:lineRule="auto"/>
        <w:ind w:left="426" w:hanging="425"/>
        <w:jc w:val="both"/>
        <w:rPr>
          <w:sz w:val="28"/>
          <w:szCs w:val="28"/>
        </w:rPr>
      </w:pPr>
      <w:r w:rsidRPr="00BF4868">
        <w:rPr>
          <w:sz w:val="28"/>
          <w:szCs w:val="28"/>
        </w:rPr>
        <w:t xml:space="preserve">Presupuesto </w:t>
      </w:r>
      <w:proofErr w:type="spellStart"/>
      <w:r w:rsidRPr="00BF4868">
        <w:rPr>
          <w:sz w:val="28"/>
          <w:szCs w:val="28"/>
        </w:rPr>
        <w:t>itemizado</w:t>
      </w:r>
      <w:proofErr w:type="spellEnd"/>
      <w:r w:rsidRPr="00BF4868">
        <w:rPr>
          <w:sz w:val="28"/>
          <w:szCs w:val="28"/>
        </w:rPr>
        <w:t>, todo en triplicado y original, de los servicios o trabajos realizados.</w:t>
      </w:r>
    </w:p>
    <w:p w14:paraId="55C88B83" w14:textId="77777777" w:rsidR="00DB3E6E" w:rsidRPr="00BF4868" w:rsidRDefault="00DB3E6E" w:rsidP="00DB3E6E">
      <w:pPr>
        <w:pStyle w:val="Prrafodelista"/>
        <w:numPr>
          <w:ilvl w:val="0"/>
          <w:numId w:val="14"/>
        </w:numPr>
        <w:spacing w:after="200"/>
        <w:ind w:left="426" w:hanging="425"/>
        <w:jc w:val="both"/>
        <w:rPr>
          <w:sz w:val="28"/>
          <w:szCs w:val="28"/>
        </w:rPr>
      </w:pPr>
      <w:r w:rsidRPr="00BF4868">
        <w:rPr>
          <w:sz w:val="28"/>
          <w:szCs w:val="28"/>
        </w:rPr>
        <w:t>Si al momento de la recepción del servicio por parte del oferente, existiesen novedades y fueron debidamente detalladas se incluirán en el informe de estado de situación entregado al Oficial S-4, al momento de hacer entrega de la factura, éstas deberán encontrarse en su totalidad subsanadas, debiendo incluir en el informe medidas adoptadas para tal efecto.</w:t>
      </w:r>
    </w:p>
    <w:p w14:paraId="099CFF14" w14:textId="77777777" w:rsidR="00DB3E6E" w:rsidRPr="00BF4868" w:rsidRDefault="00DB3E6E" w:rsidP="00DB3E6E">
      <w:pPr>
        <w:jc w:val="both"/>
        <w:rPr>
          <w:sz w:val="28"/>
          <w:szCs w:val="28"/>
        </w:rPr>
      </w:pPr>
      <w:r w:rsidRPr="00BF4868">
        <w:rPr>
          <w:sz w:val="28"/>
          <w:szCs w:val="28"/>
        </w:rPr>
        <w:t>Se extenderá a nombre de:</w:t>
      </w:r>
    </w:p>
    <w:p w14:paraId="66F2579D" w14:textId="77777777" w:rsidR="00DB3E6E" w:rsidRPr="00BF4868" w:rsidRDefault="00DB3E6E" w:rsidP="00DB3E6E">
      <w:pPr>
        <w:ind w:left="284"/>
        <w:jc w:val="both"/>
        <w:rPr>
          <w:sz w:val="28"/>
          <w:szCs w:val="28"/>
        </w:rPr>
      </w:pPr>
    </w:p>
    <w:p w14:paraId="7A180875" w14:textId="77777777" w:rsidR="00DB3E6E" w:rsidRPr="00BF4868" w:rsidRDefault="00DB3E6E" w:rsidP="00DB3E6E">
      <w:pPr>
        <w:tabs>
          <w:tab w:val="left" w:pos="-2835"/>
          <w:tab w:val="left" w:pos="1560"/>
        </w:tabs>
        <w:ind w:left="426" w:hanging="426"/>
        <w:jc w:val="both"/>
        <w:rPr>
          <w:sz w:val="28"/>
          <w:szCs w:val="28"/>
        </w:rPr>
      </w:pPr>
      <w:r w:rsidRPr="00BF4868">
        <w:rPr>
          <w:sz w:val="28"/>
          <w:szCs w:val="28"/>
        </w:rPr>
        <w:t>1) Nombre</w:t>
      </w:r>
      <w:r w:rsidRPr="00BF4868">
        <w:rPr>
          <w:sz w:val="28"/>
          <w:szCs w:val="28"/>
        </w:rPr>
        <w:tab/>
        <w:t>:</w:t>
      </w:r>
      <w:r w:rsidRPr="00BF4868">
        <w:rPr>
          <w:sz w:val="28"/>
          <w:szCs w:val="28"/>
        </w:rPr>
        <w:tab/>
        <w:t>Regimiento N.º 12 “Sangra”.</w:t>
      </w:r>
    </w:p>
    <w:p w14:paraId="07097C53" w14:textId="77777777" w:rsidR="00DB3E6E" w:rsidRPr="00BF4868" w:rsidRDefault="00DB3E6E" w:rsidP="00DB3E6E">
      <w:pPr>
        <w:tabs>
          <w:tab w:val="left" w:pos="-2835"/>
          <w:tab w:val="left" w:pos="1560"/>
        </w:tabs>
        <w:ind w:left="426" w:hanging="426"/>
        <w:jc w:val="both"/>
        <w:rPr>
          <w:sz w:val="28"/>
          <w:szCs w:val="28"/>
        </w:rPr>
      </w:pPr>
      <w:r w:rsidRPr="00BF4868">
        <w:rPr>
          <w:sz w:val="28"/>
          <w:szCs w:val="28"/>
        </w:rPr>
        <w:t>2) R.U.T.</w:t>
      </w:r>
      <w:r w:rsidRPr="00BF4868">
        <w:rPr>
          <w:sz w:val="28"/>
          <w:szCs w:val="28"/>
        </w:rPr>
        <w:tab/>
        <w:t>:</w:t>
      </w:r>
      <w:r w:rsidRPr="00BF4868">
        <w:rPr>
          <w:sz w:val="28"/>
          <w:szCs w:val="28"/>
        </w:rPr>
        <w:tab/>
        <w:t>61.101.015-K</w:t>
      </w:r>
    </w:p>
    <w:p w14:paraId="11F32D89" w14:textId="77777777" w:rsidR="00DB3E6E" w:rsidRPr="00BF4868" w:rsidRDefault="00DB3E6E" w:rsidP="00DB3E6E">
      <w:pPr>
        <w:tabs>
          <w:tab w:val="left" w:pos="-5245"/>
          <w:tab w:val="left" w:pos="-5103"/>
          <w:tab w:val="left" w:pos="1560"/>
        </w:tabs>
        <w:ind w:left="426" w:hanging="426"/>
        <w:jc w:val="both"/>
        <w:rPr>
          <w:sz w:val="28"/>
          <w:szCs w:val="28"/>
        </w:rPr>
      </w:pPr>
      <w:r w:rsidRPr="00BF4868">
        <w:rPr>
          <w:sz w:val="28"/>
          <w:szCs w:val="28"/>
        </w:rPr>
        <w:t>3) Giro</w:t>
      </w:r>
      <w:r w:rsidRPr="00BF4868">
        <w:rPr>
          <w:sz w:val="28"/>
          <w:szCs w:val="28"/>
        </w:rPr>
        <w:tab/>
        <w:t>:</w:t>
      </w:r>
      <w:r w:rsidRPr="00BF4868">
        <w:rPr>
          <w:sz w:val="28"/>
          <w:szCs w:val="28"/>
        </w:rPr>
        <w:tab/>
        <w:t>Defensa o actividad de defensa</w:t>
      </w:r>
    </w:p>
    <w:p w14:paraId="392688C8" w14:textId="77777777" w:rsidR="00DB3E6E" w:rsidRPr="00BF4868" w:rsidRDefault="00DB3E6E" w:rsidP="00DB3E6E">
      <w:pPr>
        <w:tabs>
          <w:tab w:val="left" w:pos="-5103"/>
          <w:tab w:val="left" w:pos="-4962"/>
          <w:tab w:val="left" w:pos="-4820"/>
          <w:tab w:val="left" w:pos="1560"/>
        </w:tabs>
        <w:ind w:left="426" w:hanging="426"/>
        <w:jc w:val="both"/>
        <w:rPr>
          <w:sz w:val="28"/>
          <w:szCs w:val="28"/>
        </w:rPr>
      </w:pPr>
      <w:r w:rsidRPr="00BF4868">
        <w:rPr>
          <w:sz w:val="28"/>
          <w:szCs w:val="28"/>
        </w:rPr>
        <w:t>4) Dirección</w:t>
      </w:r>
      <w:r w:rsidRPr="00BF4868">
        <w:rPr>
          <w:sz w:val="28"/>
          <w:szCs w:val="28"/>
        </w:rPr>
        <w:tab/>
        <w:t>:</w:t>
      </w:r>
      <w:r w:rsidRPr="00BF4868">
        <w:rPr>
          <w:sz w:val="28"/>
          <w:szCs w:val="28"/>
        </w:rPr>
        <w:tab/>
        <w:t>Panamericana Sur Km1015, Comuna de Puerto Varas.</w:t>
      </w:r>
    </w:p>
    <w:p w14:paraId="165A3A59" w14:textId="77777777" w:rsidR="00DB3E6E" w:rsidRPr="00BF4868" w:rsidRDefault="00DB3E6E" w:rsidP="00DB3E6E">
      <w:pPr>
        <w:tabs>
          <w:tab w:val="left" w:pos="-5103"/>
          <w:tab w:val="left" w:pos="-4962"/>
          <w:tab w:val="left" w:pos="-4820"/>
        </w:tabs>
        <w:jc w:val="both"/>
        <w:rPr>
          <w:sz w:val="18"/>
          <w:szCs w:val="18"/>
        </w:rPr>
      </w:pPr>
    </w:p>
    <w:p w14:paraId="1E7D2C12" w14:textId="77777777" w:rsidR="00DB3E6E" w:rsidRPr="00BF4868" w:rsidRDefault="00DB3E6E" w:rsidP="00DB3E6E">
      <w:pPr>
        <w:spacing w:after="240"/>
        <w:jc w:val="both"/>
        <w:rPr>
          <w:sz w:val="28"/>
          <w:szCs w:val="28"/>
        </w:rPr>
      </w:pPr>
      <w:r w:rsidRPr="00BF4868">
        <w:rPr>
          <w:sz w:val="28"/>
          <w:szCs w:val="28"/>
        </w:rPr>
        <w:t>Cuando el servicio sea recibido conforme, su pago se efectuará en un plazo de 30 días de recibidas las respectivas facturas electrónicas. La modalidad de pago será la de depósito bancario en cuenta corriente del proveedor o Vale Vista, antecedentes que deben ser remitidos junto a la factura.</w:t>
      </w:r>
    </w:p>
    <w:p w14:paraId="431069CF" w14:textId="77777777" w:rsidR="00DB3E6E" w:rsidRPr="00BF4868" w:rsidRDefault="00DB3E6E" w:rsidP="00DB3E6E">
      <w:pPr>
        <w:ind w:left="1560"/>
        <w:jc w:val="both"/>
        <w:rPr>
          <w:snapToGrid w:val="0"/>
          <w:sz w:val="28"/>
          <w:szCs w:val="28"/>
          <w:lang w:val="es-CL"/>
        </w:rPr>
      </w:pPr>
      <w:r w:rsidRPr="00BF4868">
        <w:rPr>
          <w:sz w:val="28"/>
          <w:szCs w:val="28"/>
        </w:rPr>
        <w:t xml:space="preserve">En caso de que se produzca una diferencia entre la orden de compra y la factura, será de responsabilidad del proveedor </w:t>
      </w:r>
      <w:r w:rsidRPr="00BF4868">
        <w:rPr>
          <w:sz w:val="28"/>
          <w:szCs w:val="28"/>
        </w:rPr>
        <w:lastRenderedPageBreak/>
        <w:t>entregar las NOTAS DE CRÉDITO o de DÉBITO, dentro de un plazo de 5 días hábiles, trámite que deberá estar cumplido para iniciar el proceso de pago.</w:t>
      </w:r>
    </w:p>
    <w:p w14:paraId="67B7F7AC" w14:textId="77777777" w:rsidR="00DB3E6E" w:rsidRPr="00ED3040" w:rsidRDefault="00DB3E6E" w:rsidP="00DB3E6E">
      <w:pPr>
        <w:ind w:left="1560"/>
        <w:jc w:val="both"/>
        <w:rPr>
          <w:snapToGrid w:val="0"/>
          <w:color w:val="000000" w:themeColor="text1"/>
          <w:sz w:val="28"/>
          <w:szCs w:val="28"/>
          <w:lang w:val="es-CL"/>
        </w:rPr>
      </w:pPr>
    </w:p>
    <w:p w14:paraId="17A57AA5" w14:textId="77777777" w:rsidR="00DB3E6E" w:rsidRDefault="00DB3E6E" w:rsidP="00DB3E6E"/>
    <w:p w14:paraId="441CC264" w14:textId="77777777" w:rsidR="001E02B3" w:rsidRPr="00427976" w:rsidRDefault="001E02B3" w:rsidP="001E02B3">
      <w:pPr>
        <w:spacing w:before="240"/>
        <w:rPr>
          <w:b/>
          <w:color w:val="000000" w:themeColor="text1"/>
          <w:sz w:val="28"/>
          <w:szCs w:val="28"/>
          <w:u w:val="single"/>
          <w:lang w:val="es-CL"/>
        </w:rPr>
      </w:pPr>
      <w:r w:rsidRPr="00427976">
        <w:rPr>
          <w:b/>
          <w:bCs/>
          <w:color w:val="000000" w:themeColor="text1"/>
          <w:sz w:val="28"/>
          <w:szCs w:val="28"/>
          <w:lang w:val="es-CL"/>
        </w:rPr>
        <w:t xml:space="preserve">Formulario Nº 1.- </w:t>
      </w:r>
      <w:r w:rsidRPr="00427976">
        <w:rPr>
          <w:b/>
          <w:color w:val="000000" w:themeColor="text1"/>
          <w:sz w:val="28"/>
          <w:szCs w:val="28"/>
          <w:u w:val="single"/>
          <w:lang w:val="es-CL"/>
        </w:rPr>
        <w:t>PROPUESTA OFERTA ECONÓMICA</w:t>
      </w:r>
    </w:p>
    <w:p w14:paraId="1E5A4FDF" w14:textId="77777777" w:rsidR="001E02B3" w:rsidRPr="00ED3040" w:rsidRDefault="001E02B3" w:rsidP="001E02B3">
      <w:pPr>
        <w:jc w:val="center"/>
        <w:rPr>
          <w:bCs/>
          <w:color w:val="000000" w:themeColor="text1"/>
          <w:sz w:val="28"/>
          <w:szCs w:val="28"/>
          <w:u w:val="single"/>
          <w:lang w:val="es-CL"/>
        </w:rPr>
      </w:pPr>
    </w:p>
    <w:p w14:paraId="09B6D3D0" w14:textId="77777777" w:rsidR="001E02B3" w:rsidRPr="00ED3040" w:rsidRDefault="001E02B3" w:rsidP="001E02B3">
      <w:pPr>
        <w:jc w:val="center"/>
        <w:rPr>
          <w:b/>
          <w:color w:val="000000" w:themeColor="text1"/>
          <w:sz w:val="28"/>
          <w:szCs w:val="28"/>
          <w:lang w:val="es-CL"/>
        </w:rPr>
      </w:pPr>
      <w:r w:rsidRPr="00ED3040">
        <w:rPr>
          <w:b/>
          <w:color w:val="000000" w:themeColor="text1"/>
          <w:sz w:val="28"/>
          <w:szCs w:val="28"/>
          <w:lang w:val="es-CL"/>
        </w:rPr>
        <w:t xml:space="preserve">“CONTRATO POR EL </w:t>
      </w:r>
      <w:r w:rsidRPr="008A576A">
        <w:rPr>
          <w:b/>
          <w:sz w:val="28"/>
          <w:szCs w:val="28"/>
          <w:lang w:val="es-CL"/>
        </w:rPr>
        <w:t>SERVICIO DE MANTENIMI</w:t>
      </w:r>
      <w:r>
        <w:rPr>
          <w:b/>
          <w:sz w:val="28"/>
          <w:szCs w:val="28"/>
          <w:lang w:val="es-CL"/>
        </w:rPr>
        <w:t>EN</w:t>
      </w:r>
      <w:r w:rsidRPr="008A576A">
        <w:rPr>
          <w:b/>
          <w:sz w:val="28"/>
          <w:szCs w:val="28"/>
          <w:lang w:val="es-CL"/>
        </w:rPr>
        <w:t>TO, REPARACI</w:t>
      </w:r>
      <w:r>
        <w:rPr>
          <w:b/>
          <w:sz w:val="28"/>
          <w:szCs w:val="28"/>
          <w:lang w:val="es-CL"/>
        </w:rPr>
        <w:t>Ó</w:t>
      </w:r>
      <w:r w:rsidRPr="008A576A">
        <w:rPr>
          <w:b/>
          <w:sz w:val="28"/>
          <w:szCs w:val="28"/>
          <w:lang w:val="es-CL"/>
        </w:rPr>
        <w:t>N Y LIMPIEZA DE FOSAS, CAMARAS Y ALCANTARILLADOS DE LAS INSTALACIONES SANITARIAS, DEL CUARTEL “LA LAJA” Y EL CIE “RÍO PESCADO</w:t>
      </w:r>
      <w:r w:rsidRPr="00ED3040">
        <w:rPr>
          <w:b/>
          <w:bCs/>
          <w:color w:val="000000" w:themeColor="text1"/>
          <w:sz w:val="28"/>
          <w:szCs w:val="28"/>
          <w:lang w:val="es-CL"/>
        </w:rPr>
        <w:t>”</w:t>
      </w:r>
      <w:r w:rsidRPr="00ED3040">
        <w:rPr>
          <w:b/>
          <w:color w:val="000000" w:themeColor="text1"/>
          <w:sz w:val="28"/>
          <w:szCs w:val="28"/>
          <w:lang w:val="es-CL"/>
        </w:rPr>
        <w:t>.</w:t>
      </w:r>
    </w:p>
    <w:p w14:paraId="45E89613" w14:textId="77777777" w:rsidR="001E02B3" w:rsidRPr="00ED3040" w:rsidRDefault="001E02B3" w:rsidP="001E02B3">
      <w:pPr>
        <w:jc w:val="center"/>
        <w:rPr>
          <w:b/>
          <w:color w:val="000000" w:themeColor="text1"/>
          <w:sz w:val="28"/>
          <w:szCs w:val="28"/>
          <w:lang w:val="es-C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2"/>
        <w:gridCol w:w="5208"/>
      </w:tblGrid>
      <w:tr w:rsidR="001E02B3" w:rsidRPr="00ED3040" w14:paraId="1078B531" w14:textId="77777777" w:rsidTr="00D26B6E">
        <w:tc>
          <w:tcPr>
            <w:tcW w:w="3715" w:type="dxa"/>
          </w:tcPr>
          <w:p w14:paraId="06D223A2" w14:textId="77777777" w:rsidR="001E02B3" w:rsidRPr="00ED3040" w:rsidRDefault="001E02B3" w:rsidP="00D26B6E">
            <w:pPr>
              <w:pStyle w:val="Prrafodelista"/>
              <w:ind w:left="0"/>
              <w:rPr>
                <w:b/>
                <w:sz w:val="27"/>
                <w:szCs w:val="27"/>
                <w:lang w:val="es-CL"/>
              </w:rPr>
            </w:pPr>
            <w:r w:rsidRPr="00ED3040">
              <w:rPr>
                <w:b/>
                <w:color w:val="000000" w:themeColor="text1"/>
                <w:sz w:val="27"/>
                <w:szCs w:val="27"/>
                <w:lang w:val="es-CL"/>
              </w:rPr>
              <w:t>NOMBRE O RAZÓN SOCIAL</w:t>
            </w:r>
            <w:r>
              <w:rPr>
                <w:b/>
                <w:color w:val="000000" w:themeColor="text1"/>
                <w:sz w:val="27"/>
                <w:szCs w:val="27"/>
                <w:lang w:val="es-CL"/>
              </w:rPr>
              <w:t>:</w:t>
            </w:r>
          </w:p>
        </w:tc>
        <w:tc>
          <w:tcPr>
            <w:tcW w:w="5574" w:type="dxa"/>
          </w:tcPr>
          <w:p w14:paraId="46ADB154" w14:textId="77777777" w:rsidR="001E02B3" w:rsidRPr="00ED3040" w:rsidRDefault="001E02B3" w:rsidP="00D26B6E">
            <w:pPr>
              <w:pStyle w:val="Prrafodelista"/>
              <w:ind w:left="0"/>
              <w:jc w:val="center"/>
              <w:rPr>
                <w:bCs/>
                <w:sz w:val="28"/>
                <w:szCs w:val="28"/>
                <w:lang w:val="es-CL"/>
              </w:rPr>
            </w:pPr>
          </w:p>
        </w:tc>
      </w:tr>
      <w:tr w:rsidR="001E02B3" w:rsidRPr="00ED3040" w14:paraId="6AFAE047" w14:textId="77777777" w:rsidTr="00D26B6E">
        <w:tc>
          <w:tcPr>
            <w:tcW w:w="3715" w:type="dxa"/>
          </w:tcPr>
          <w:p w14:paraId="01CBCBD5" w14:textId="77777777" w:rsidR="001E02B3" w:rsidRPr="00ED3040" w:rsidRDefault="001E02B3" w:rsidP="00D26B6E">
            <w:pPr>
              <w:pStyle w:val="Prrafodelista"/>
              <w:ind w:left="0"/>
              <w:rPr>
                <w:b/>
                <w:sz w:val="27"/>
                <w:szCs w:val="27"/>
                <w:lang w:val="es-CL"/>
              </w:rPr>
            </w:pPr>
            <w:r w:rsidRPr="00ED3040">
              <w:rPr>
                <w:b/>
                <w:color w:val="000000" w:themeColor="text1"/>
                <w:sz w:val="27"/>
                <w:szCs w:val="27"/>
                <w:lang w:val="es-CL"/>
              </w:rPr>
              <w:t>RUT N.º</w:t>
            </w:r>
          </w:p>
        </w:tc>
        <w:tc>
          <w:tcPr>
            <w:tcW w:w="5574" w:type="dxa"/>
          </w:tcPr>
          <w:p w14:paraId="0257523F" w14:textId="77777777" w:rsidR="001E02B3" w:rsidRPr="00ED3040" w:rsidRDefault="001E02B3" w:rsidP="00D26B6E">
            <w:pPr>
              <w:pStyle w:val="Prrafodelista"/>
              <w:ind w:left="0"/>
              <w:jc w:val="center"/>
              <w:rPr>
                <w:sz w:val="28"/>
                <w:szCs w:val="28"/>
                <w:lang w:val="es-CL"/>
              </w:rPr>
            </w:pPr>
          </w:p>
        </w:tc>
      </w:tr>
      <w:tr w:rsidR="001E02B3" w:rsidRPr="00ED3040" w14:paraId="15779102" w14:textId="77777777" w:rsidTr="00D26B6E">
        <w:tc>
          <w:tcPr>
            <w:tcW w:w="3715" w:type="dxa"/>
          </w:tcPr>
          <w:p w14:paraId="357AE6C5" w14:textId="77777777" w:rsidR="001E02B3" w:rsidRPr="00ED3040" w:rsidRDefault="001E02B3" w:rsidP="00D26B6E">
            <w:pPr>
              <w:pStyle w:val="Prrafodelista"/>
              <w:ind w:left="0"/>
              <w:rPr>
                <w:b/>
                <w:sz w:val="27"/>
                <w:szCs w:val="27"/>
                <w:lang w:val="es-CL"/>
              </w:rPr>
            </w:pPr>
            <w:r w:rsidRPr="00ED3040">
              <w:rPr>
                <w:b/>
                <w:sz w:val="27"/>
                <w:szCs w:val="27"/>
                <w:lang w:val="es-CL"/>
              </w:rPr>
              <w:t>SERVICIO</w:t>
            </w:r>
          </w:p>
        </w:tc>
        <w:tc>
          <w:tcPr>
            <w:tcW w:w="5574" w:type="dxa"/>
          </w:tcPr>
          <w:p w14:paraId="46F3E3D1" w14:textId="77777777" w:rsidR="001E02B3" w:rsidRPr="00ED3040" w:rsidRDefault="001E02B3" w:rsidP="00D26B6E">
            <w:pPr>
              <w:pStyle w:val="Prrafodelista"/>
              <w:ind w:left="0"/>
              <w:jc w:val="both"/>
              <w:rPr>
                <w:sz w:val="28"/>
                <w:szCs w:val="28"/>
                <w:lang w:val="es-CL"/>
              </w:rPr>
            </w:pPr>
            <w:r w:rsidRPr="00410B04">
              <w:rPr>
                <w:bCs/>
                <w:sz w:val="28"/>
                <w:szCs w:val="28"/>
                <w:lang w:val="es-CL"/>
              </w:rPr>
              <w:t>SERVICIO DE MANTENIMI</w:t>
            </w:r>
            <w:r>
              <w:rPr>
                <w:bCs/>
                <w:sz w:val="28"/>
                <w:szCs w:val="28"/>
                <w:lang w:val="es-CL"/>
              </w:rPr>
              <w:t>EN</w:t>
            </w:r>
            <w:r w:rsidRPr="00410B04">
              <w:rPr>
                <w:bCs/>
                <w:sz w:val="28"/>
                <w:szCs w:val="28"/>
                <w:lang w:val="es-CL"/>
              </w:rPr>
              <w:t>TO, REPARACI</w:t>
            </w:r>
            <w:r>
              <w:rPr>
                <w:bCs/>
                <w:sz w:val="28"/>
                <w:szCs w:val="28"/>
                <w:lang w:val="es-CL"/>
              </w:rPr>
              <w:t>Ó</w:t>
            </w:r>
            <w:r w:rsidRPr="00410B04">
              <w:rPr>
                <w:bCs/>
                <w:sz w:val="28"/>
                <w:szCs w:val="28"/>
                <w:lang w:val="es-CL"/>
              </w:rPr>
              <w:t>N Y LIMPIEZA DE FOSAS, CAMARAS Y ALCANTARILLADOS DE LAS INSTALACIONES SANITARIAS, DEL CUARTEL “LA LAJA” Y EL CIE “RÍO PESCADO</w:t>
            </w:r>
            <w:r>
              <w:rPr>
                <w:bCs/>
                <w:sz w:val="28"/>
                <w:szCs w:val="28"/>
                <w:lang w:val="es-CL"/>
              </w:rPr>
              <w:t>”</w:t>
            </w:r>
            <w:r w:rsidRPr="00ED3040">
              <w:rPr>
                <w:sz w:val="28"/>
                <w:szCs w:val="28"/>
                <w:lang w:val="es-CL"/>
              </w:rPr>
              <w:t>.</w:t>
            </w:r>
          </w:p>
        </w:tc>
      </w:tr>
      <w:tr w:rsidR="001E02B3" w:rsidRPr="00ED3040" w14:paraId="7731A3A1" w14:textId="77777777" w:rsidTr="00D26B6E">
        <w:tc>
          <w:tcPr>
            <w:tcW w:w="3715" w:type="dxa"/>
            <w:vAlign w:val="center"/>
          </w:tcPr>
          <w:p w14:paraId="2702C987" w14:textId="77777777" w:rsidR="001E02B3" w:rsidRPr="00ED3040" w:rsidRDefault="001E02B3" w:rsidP="00D26B6E">
            <w:pPr>
              <w:pStyle w:val="Prrafodelista"/>
              <w:ind w:left="0"/>
              <w:rPr>
                <w:b/>
                <w:bCs/>
                <w:sz w:val="27"/>
                <w:szCs w:val="27"/>
                <w:lang w:val="es-CL"/>
              </w:rPr>
            </w:pPr>
            <w:r w:rsidRPr="00ED3040">
              <w:rPr>
                <w:b/>
                <w:bCs/>
                <w:sz w:val="27"/>
                <w:szCs w:val="27"/>
                <w:lang w:val="es-CL"/>
              </w:rPr>
              <w:t>VALOR NETO</w:t>
            </w:r>
          </w:p>
        </w:tc>
        <w:tc>
          <w:tcPr>
            <w:tcW w:w="5574" w:type="dxa"/>
            <w:vAlign w:val="center"/>
          </w:tcPr>
          <w:p w14:paraId="30FA04AE" w14:textId="77777777" w:rsidR="001E02B3" w:rsidRDefault="001E02B3" w:rsidP="00D26B6E">
            <w:pPr>
              <w:pStyle w:val="Prrafodelista"/>
              <w:ind w:left="0"/>
              <w:rPr>
                <w:sz w:val="28"/>
                <w:szCs w:val="28"/>
                <w:lang w:val="es-CL"/>
              </w:rPr>
            </w:pPr>
          </w:p>
          <w:p w14:paraId="02924960" w14:textId="77777777" w:rsidR="001E02B3" w:rsidRDefault="001E02B3" w:rsidP="00D26B6E">
            <w:pPr>
              <w:pStyle w:val="Prrafodelista"/>
              <w:ind w:left="0"/>
              <w:rPr>
                <w:sz w:val="28"/>
                <w:szCs w:val="28"/>
                <w:lang w:val="es-CL"/>
              </w:rPr>
            </w:pPr>
            <w:r>
              <w:rPr>
                <w:sz w:val="28"/>
                <w:szCs w:val="28"/>
                <w:lang w:val="es-CL"/>
              </w:rPr>
              <w:t xml:space="preserve">$  </w:t>
            </w:r>
          </w:p>
          <w:p w14:paraId="4115AA43" w14:textId="77777777" w:rsidR="001E02B3" w:rsidRPr="00ED3040" w:rsidRDefault="001E02B3" w:rsidP="00D26B6E">
            <w:pPr>
              <w:pStyle w:val="Prrafodelista"/>
              <w:ind w:left="0"/>
              <w:rPr>
                <w:sz w:val="28"/>
                <w:szCs w:val="28"/>
                <w:lang w:val="es-CL"/>
              </w:rPr>
            </w:pPr>
          </w:p>
        </w:tc>
      </w:tr>
      <w:tr w:rsidR="001E02B3" w:rsidRPr="00ED3040" w14:paraId="53EA6514" w14:textId="77777777" w:rsidTr="00D26B6E">
        <w:trPr>
          <w:trHeight w:val="582"/>
        </w:trPr>
        <w:tc>
          <w:tcPr>
            <w:tcW w:w="9289" w:type="dxa"/>
            <w:gridSpan w:val="2"/>
            <w:vAlign w:val="center"/>
          </w:tcPr>
          <w:p w14:paraId="465F5FC8" w14:textId="77777777" w:rsidR="001E02B3" w:rsidRDefault="001E02B3" w:rsidP="00D26B6E">
            <w:pPr>
              <w:pStyle w:val="Prrafodelista"/>
              <w:ind w:left="0"/>
              <w:rPr>
                <w:sz w:val="28"/>
                <w:szCs w:val="28"/>
                <w:lang w:val="es-CL"/>
              </w:rPr>
            </w:pPr>
          </w:p>
        </w:tc>
      </w:tr>
      <w:tr w:rsidR="001E02B3" w:rsidRPr="00ED3040" w14:paraId="25193122" w14:textId="77777777" w:rsidTr="00D26B6E">
        <w:tc>
          <w:tcPr>
            <w:tcW w:w="3715" w:type="dxa"/>
            <w:tcBorders>
              <w:top w:val="single" w:sz="4" w:space="0" w:color="auto"/>
              <w:left w:val="single" w:sz="4" w:space="0" w:color="auto"/>
              <w:bottom w:val="single" w:sz="4" w:space="0" w:color="auto"/>
              <w:right w:val="single" w:sz="4" w:space="0" w:color="auto"/>
            </w:tcBorders>
            <w:vAlign w:val="center"/>
          </w:tcPr>
          <w:p w14:paraId="62349FE8" w14:textId="77777777" w:rsidR="001E02B3" w:rsidRPr="00ED3040" w:rsidRDefault="001E02B3" w:rsidP="00D26B6E">
            <w:pPr>
              <w:pStyle w:val="Prrafodelista"/>
              <w:ind w:left="0"/>
              <w:jc w:val="center"/>
              <w:rPr>
                <w:b/>
                <w:bCs/>
                <w:sz w:val="27"/>
                <w:szCs w:val="27"/>
                <w:lang w:val="es-CL"/>
              </w:rPr>
            </w:pPr>
            <w:r w:rsidRPr="00ED3040">
              <w:rPr>
                <w:b/>
                <w:bCs/>
                <w:sz w:val="27"/>
                <w:szCs w:val="27"/>
                <w:lang w:val="es-CL"/>
              </w:rPr>
              <w:t>GARANTÍA DEL SERVICIO POSTERIOR AL TÉRMINO DEL CONTRATO U ORDEN DE COMPRA</w:t>
            </w:r>
          </w:p>
        </w:tc>
        <w:tc>
          <w:tcPr>
            <w:tcW w:w="5574" w:type="dxa"/>
            <w:tcBorders>
              <w:top w:val="single" w:sz="4" w:space="0" w:color="auto"/>
              <w:left w:val="single" w:sz="4" w:space="0" w:color="auto"/>
              <w:bottom w:val="single" w:sz="4" w:space="0" w:color="auto"/>
              <w:right w:val="single" w:sz="4" w:space="0" w:color="auto"/>
            </w:tcBorders>
            <w:vAlign w:val="center"/>
          </w:tcPr>
          <w:p w14:paraId="17E779D9" w14:textId="77777777" w:rsidR="001E02B3" w:rsidRPr="00ED3040" w:rsidRDefault="001E02B3" w:rsidP="00D26B6E">
            <w:pPr>
              <w:pStyle w:val="Prrafodelista"/>
              <w:ind w:left="0"/>
              <w:rPr>
                <w:sz w:val="28"/>
                <w:szCs w:val="28"/>
                <w:lang w:val="es-CL"/>
              </w:rPr>
            </w:pPr>
            <w:r>
              <w:rPr>
                <w:sz w:val="28"/>
                <w:szCs w:val="28"/>
                <w:lang w:val="es-CL"/>
              </w:rPr>
              <w:t>_____</w:t>
            </w:r>
            <w:r w:rsidRPr="00ED3040">
              <w:rPr>
                <w:sz w:val="28"/>
                <w:szCs w:val="28"/>
                <w:lang w:val="es-CL"/>
              </w:rPr>
              <w:t xml:space="preserve"> MESES </w:t>
            </w:r>
          </w:p>
          <w:p w14:paraId="263A4942" w14:textId="77777777" w:rsidR="001E02B3" w:rsidRPr="00ED3040" w:rsidRDefault="001E02B3" w:rsidP="00D26B6E">
            <w:pPr>
              <w:pStyle w:val="Prrafodelista"/>
              <w:ind w:left="0"/>
              <w:rPr>
                <w:sz w:val="28"/>
                <w:szCs w:val="28"/>
                <w:lang w:val="es-CL"/>
              </w:rPr>
            </w:pPr>
          </w:p>
        </w:tc>
      </w:tr>
      <w:tr w:rsidR="001E02B3" w14:paraId="1FC7E1D5" w14:textId="77777777" w:rsidTr="00D26B6E">
        <w:tc>
          <w:tcPr>
            <w:tcW w:w="3715" w:type="dxa"/>
            <w:tcBorders>
              <w:top w:val="single" w:sz="4" w:space="0" w:color="auto"/>
              <w:left w:val="single" w:sz="4" w:space="0" w:color="auto"/>
              <w:bottom w:val="single" w:sz="4" w:space="0" w:color="auto"/>
              <w:right w:val="single" w:sz="4" w:space="0" w:color="auto"/>
            </w:tcBorders>
            <w:vAlign w:val="center"/>
          </w:tcPr>
          <w:p w14:paraId="527EBC1E" w14:textId="77777777" w:rsidR="001E02B3" w:rsidRPr="00ED3040" w:rsidRDefault="001E02B3" w:rsidP="00D26B6E">
            <w:pPr>
              <w:pStyle w:val="Prrafodelista"/>
              <w:ind w:left="0"/>
              <w:jc w:val="center"/>
              <w:rPr>
                <w:b/>
                <w:bCs/>
                <w:sz w:val="27"/>
                <w:szCs w:val="27"/>
                <w:lang w:val="es-CL"/>
              </w:rPr>
            </w:pPr>
            <w:r>
              <w:rPr>
                <w:b/>
                <w:bCs/>
                <w:sz w:val="27"/>
                <w:szCs w:val="27"/>
                <w:lang w:val="es-CL"/>
              </w:rPr>
              <w:t xml:space="preserve">TIEMPO DE RESPUESTA ANTE EMERGENCIAS </w:t>
            </w:r>
          </w:p>
        </w:tc>
        <w:tc>
          <w:tcPr>
            <w:tcW w:w="5574" w:type="dxa"/>
            <w:tcBorders>
              <w:top w:val="single" w:sz="4" w:space="0" w:color="auto"/>
              <w:left w:val="single" w:sz="4" w:space="0" w:color="auto"/>
              <w:bottom w:val="single" w:sz="4" w:space="0" w:color="auto"/>
              <w:right w:val="single" w:sz="4" w:space="0" w:color="auto"/>
            </w:tcBorders>
            <w:vAlign w:val="center"/>
          </w:tcPr>
          <w:p w14:paraId="6303B1C6" w14:textId="77777777" w:rsidR="001E02B3" w:rsidRDefault="001E02B3" w:rsidP="00D26B6E">
            <w:pPr>
              <w:pStyle w:val="Prrafodelista"/>
              <w:ind w:left="0"/>
              <w:rPr>
                <w:sz w:val="28"/>
                <w:szCs w:val="28"/>
                <w:lang w:val="es-CL"/>
              </w:rPr>
            </w:pPr>
            <w:r>
              <w:rPr>
                <w:sz w:val="28"/>
                <w:szCs w:val="28"/>
                <w:lang w:val="es-CL"/>
              </w:rPr>
              <w:t>______HORAS.</w:t>
            </w:r>
          </w:p>
        </w:tc>
      </w:tr>
    </w:tbl>
    <w:p w14:paraId="522F673E" w14:textId="77777777" w:rsidR="001E02B3" w:rsidRDefault="001E02B3" w:rsidP="001E02B3">
      <w:pPr>
        <w:ind w:left="1276" w:hanging="567"/>
        <w:rPr>
          <w:b/>
          <w:color w:val="000000" w:themeColor="text1"/>
          <w:lang w:val="es-CL" w:eastAsia="x-none"/>
        </w:rPr>
      </w:pPr>
    </w:p>
    <w:p w14:paraId="7F989E92" w14:textId="77777777" w:rsidR="001E02B3" w:rsidRPr="00ED3040" w:rsidRDefault="001E02B3" w:rsidP="001E02B3">
      <w:pPr>
        <w:ind w:left="1276" w:hanging="567"/>
        <w:rPr>
          <w:color w:val="000000" w:themeColor="text1"/>
          <w:lang w:val="es-CL" w:eastAsia="x-none"/>
        </w:rPr>
      </w:pPr>
      <w:r w:rsidRPr="00ED3040">
        <w:rPr>
          <w:b/>
          <w:color w:val="000000" w:themeColor="text1"/>
          <w:lang w:val="es-CL" w:eastAsia="x-none"/>
        </w:rPr>
        <w:t>NOTAS:</w:t>
      </w:r>
    </w:p>
    <w:p w14:paraId="1D083A35" w14:textId="77777777" w:rsidR="001E02B3" w:rsidRPr="00ED3040" w:rsidRDefault="001E02B3" w:rsidP="001E02B3">
      <w:pPr>
        <w:numPr>
          <w:ilvl w:val="0"/>
          <w:numId w:val="5"/>
        </w:numPr>
        <w:ind w:left="1276" w:hanging="567"/>
        <w:jc w:val="both"/>
        <w:rPr>
          <w:color w:val="000000" w:themeColor="text1"/>
          <w:lang w:val="es-CL" w:eastAsia="x-none"/>
        </w:rPr>
      </w:pPr>
      <w:r w:rsidRPr="00ED3040">
        <w:rPr>
          <w:color w:val="000000" w:themeColor="text1"/>
          <w:lang w:val="es-CL" w:eastAsia="x-none"/>
        </w:rPr>
        <w:t xml:space="preserve">Cualquier error de cálculo, omisión o inexactitud en la información que se presenta en la Oferta Técnico-Económica, es de exclusiva responsabilidad del Oferente y podrá traducirse en un rechazo de la oferta, y que esta sea declarada inadmisible mediante resolución fundada, sin derecho a reclamo ni indemnización de ninguna especie, ya que no se ajusta a lo solicitado por el </w:t>
      </w:r>
      <w:r w:rsidRPr="00ED3040">
        <w:rPr>
          <w:color w:val="000000" w:themeColor="text1"/>
          <w:sz w:val="28"/>
          <w:szCs w:val="28"/>
          <w:lang w:val="es-CL"/>
        </w:rPr>
        <w:t>Regimiento.</w:t>
      </w:r>
    </w:p>
    <w:p w14:paraId="5FADBDC5" w14:textId="77777777" w:rsidR="001E02B3" w:rsidRPr="00ED3040" w:rsidRDefault="001E02B3" w:rsidP="001E02B3">
      <w:pPr>
        <w:pStyle w:val="Textodebloque1"/>
        <w:tabs>
          <w:tab w:val="left" w:pos="1134"/>
        </w:tabs>
        <w:jc w:val="center"/>
        <w:rPr>
          <w:b/>
          <w:color w:val="000000" w:themeColor="text1"/>
          <w:sz w:val="28"/>
          <w:szCs w:val="28"/>
          <w:lang w:val="es-CL"/>
        </w:rPr>
      </w:pPr>
    </w:p>
    <w:p w14:paraId="27562973" w14:textId="77777777" w:rsidR="001E02B3" w:rsidRDefault="001E02B3" w:rsidP="001E02B3">
      <w:pPr>
        <w:pStyle w:val="Textodebloque1"/>
        <w:tabs>
          <w:tab w:val="left" w:pos="1134"/>
        </w:tabs>
        <w:jc w:val="center"/>
        <w:rPr>
          <w:b/>
          <w:color w:val="000000" w:themeColor="text1"/>
          <w:sz w:val="28"/>
          <w:szCs w:val="28"/>
          <w:lang w:val="es-CL"/>
        </w:rPr>
      </w:pPr>
    </w:p>
    <w:p w14:paraId="2F80F66C" w14:textId="77777777" w:rsidR="001E02B3" w:rsidRDefault="001E02B3" w:rsidP="001E02B3">
      <w:pPr>
        <w:pStyle w:val="Textodebloque1"/>
        <w:tabs>
          <w:tab w:val="left" w:pos="1134"/>
        </w:tabs>
        <w:jc w:val="center"/>
        <w:rPr>
          <w:b/>
          <w:color w:val="000000" w:themeColor="text1"/>
          <w:sz w:val="28"/>
          <w:szCs w:val="28"/>
          <w:lang w:val="es-CL"/>
        </w:rPr>
      </w:pPr>
    </w:p>
    <w:p w14:paraId="017A5851" w14:textId="77777777" w:rsidR="001E02B3" w:rsidRPr="00ED3040" w:rsidRDefault="001E02B3" w:rsidP="001E02B3">
      <w:pPr>
        <w:pStyle w:val="Textodebloque1"/>
        <w:tabs>
          <w:tab w:val="left" w:pos="1134"/>
        </w:tabs>
        <w:jc w:val="center"/>
        <w:rPr>
          <w:b/>
          <w:color w:val="000000" w:themeColor="text1"/>
          <w:sz w:val="28"/>
          <w:szCs w:val="28"/>
          <w:lang w:val="es-CL"/>
        </w:rPr>
      </w:pPr>
      <w:r w:rsidRPr="00ED3040">
        <w:rPr>
          <w:b/>
          <w:color w:val="000000" w:themeColor="text1"/>
          <w:sz w:val="28"/>
          <w:szCs w:val="28"/>
          <w:lang w:val="es-CL"/>
        </w:rPr>
        <w:t>FIRMA PROPONENTE</w:t>
      </w:r>
    </w:p>
    <w:p w14:paraId="4D9ACF0D" w14:textId="77777777" w:rsidR="001E02B3" w:rsidRPr="00ED3040" w:rsidRDefault="001E02B3" w:rsidP="001E02B3">
      <w:pPr>
        <w:pStyle w:val="Textodebloque1"/>
        <w:tabs>
          <w:tab w:val="left" w:pos="1134"/>
        </w:tabs>
        <w:jc w:val="center"/>
        <w:rPr>
          <w:b/>
          <w:color w:val="000000" w:themeColor="text1"/>
          <w:sz w:val="28"/>
          <w:szCs w:val="28"/>
          <w:lang w:val="es-CL"/>
        </w:rPr>
      </w:pPr>
      <w:r w:rsidRPr="00ED3040">
        <w:rPr>
          <w:b/>
          <w:color w:val="000000" w:themeColor="text1"/>
          <w:sz w:val="28"/>
          <w:szCs w:val="28"/>
          <w:lang w:val="es-CL"/>
        </w:rPr>
        <w:t xml:space="preserve"> O REPRESENTANTE LEGAL</w:t>
      </w:r>
    </w:p>
    <w:p w14:paraId="4D076A7D" w14:textId="77777777" w:rsidR="001E02B3" w:rsidRPr="00ED3040" w:rsidRDefault="001E02B3" w:rsidP="001E02B3">
      <w:pPr>
        <w:rPr>
          <w:b/>
          <w:color w:val="000000" w:themeColor="text1"/>
          <w:sz w:val="28"/>
          <w:szCs w:val="28"/>
          <w:lang w:val="es-CL"/>
        </w:rPr>
      </w:pPr>
    </w:p>
    <w:p w14:paraId="6C394B17" w14:textId="77777777" w:rsidR="001E02B3" w:rsidRDefault="001E02B3" w:rsidP="001E02B3">
      <w:pPr>
        <w:rPr>
          <w:b/>
          <w:color w:val="000000" w:themeColor="text1"/>
          <w:sz w:val="28"/>
          <w:szCs w:val="28"/>
          <w:lang w:val="es-CL"/>
        </w:rPr>
      </w:pPr>
    </w:p>
    <w:p w14:paraId="1AB054B8" w14:textId="77777777" w:rsidR="001E02B3" w:rsidRDefault="001E02B3" w:rsidP="001E02B3">
      <w:pPr>
        <w:rPr>
          <w:b/>
          <w:color w:val="000000" w:themeColor="text1"/>
          <w:sz w:val="28"/>
          <w:szCs w:val="28"/>
          <w:lang w:val="es-CL"/>
        </w:rPr>
      </w:pPr>
    </w:p>
    <w:p w14:paraId="409D4895" w14:textId="77777777" w:rsidR="001E02B3" w:rsidRDefault="001E02B3" w:rsidP="001E02B3">
      <w:pPr>
        <w:rPr>
          <w:b/>
          <w:color w:val="000000" w:themeColor="text1"/>
          <w:sz w:val="28"/>
          <w:szCs w:val="28"/>
          <w:lang w:val="es-CL"/>
        </w:rPr>
      </w:pPr>
    </w:p>
    <w:p w14:paraId="308D2ABB" w14:textId="718A5965" w:rsidR="001E02B3" w:rsidRDefault="001E02B3" w:rsidP="001E02B3">
      <w:pPr>
        <w:rPr>
          <w:b/>
          <w:color w:val="000000" w:themeColor="text1"/>
          <w:sz w:val="28"/>
          <w:szCs w:val="28"/>
          <w:lang w:val="es-CL"/>
        </w:rPr>
      </w:pPr>
      <w:r w:rsidRPr="00ED3040">
        <w:rPr>
          <w:b/>
          <w:color w:val="000000" w:themeColor="text1"/>
          <w:sz w:val="28"/>
          <w:szCs w:val="28"/>
          <w:lang w:val="es-CL"/>
        </w:rPr>
        <w:t xml:space="preserve">CIUDAD, a ________ de __________ </w:t>
      </w:r>
      <w:proofErr w:type="spellStart"/>
      <w:r w:rsidRPr="00ED3040">
        <w:rPr>
          <w:b/>
          <w:color w:val="000000" w:themeColor="text1"/>
          <w:sz w:val="28"/>
          <w:szCs w:val="28"/>
          <w:lang w:val="es-CL"/>
        </w:rPr>
        <w:t>de</w:t>
      </w:r>
      <w:proofErr w:type="spellEnd"/>
      <w:r w:rsidRPr="00ED3040">
        <w:rPr>
          <w:b/>
          <w:color w:val="000000" w:themeColor="text1"/>
          <w:sz w:val="28"/>
          <w:szCs w:val="28"/>
          <w:lang w:val="es-CL"/>
        </w:rPr>
        <w:t xml:space="preserve"> 2026.</w:t>
      </w:r>
    </w:p>
    <w:p w14:paraId="63946CE1" w14:textId="5021D0E0" w:rsidR="00DB3E6E" w:rsidRDefault="00DB3E6E" w:rsidP="001E02B3">
      <w:pPr>
        <w:rPr>
          <w:b/>
          <w:color w:val="000000" w:themeColor="text1"/>
          <w:sz w:val="28"/>
          <w:szCs w:val="28"/>
          <w:lang w:val="es-CL"/>
        </w:rPr>
      </w:pPr>
    </w:p>
    <w:p w14:paraId="3C56F2BF" w14:textId="6EAB6D43" w:rsidR="00DB3E6E" w:rsidRDefault="00DB3E6E" w:rsidP="001E02B3">
      <w:pPr>
        <w:rPr>
          <w:b/>
          <w:color w:val="000000" w:themeColor="text1"/>
          <w:sz w:val="28"/>
          <w:szCs w:val="28"/>
          <w:lang w:val="es-CL"/>
        </w:rPr>
      </w:pPr>
    </w:p>
    <w:p w14:paraId="418BA86A" w14:textId="25C8B4C4" w:rsidR="00DB3E6E" w:rsidRDefault="00DB3E6E" w:rsidP="001E02B3">
      <w:pPr>
        <w:rPr>
          <w:b/>
          <w:color w:val="000000" w:themeColor="text1"/>
          <w:sz w:val="28"/>
          <w:szCs w:val="28"/>
          <w:lang w:val="es-CL"/>
        </w:rPr>
      </w:pPr>
    </w:p>
    <w:p w14:paraId="32AD224C" w14:textId="77777777" w:rsidR="001E02B3" w:rsidRPr="00ED3040" w:rsidRDefault="001E02B3" w:rsidP="001E02B3">
      <w:pPr>
        <w:rPr>
          <w:b/>
          <w:color w:val="000000" w:themeColor="text1"/>
          <w:sz w:val="28"/>
          <w:szCs w:val="28"/>
          <w:lang w:val="es-CL"/>
        </w:rPr>
      </w:pPr>
      <w:r w:rsidRPr="00ED3040">
        <w:rPr>
          <w:b/>
          <w:bCs/>
          <w:color w:val="000000" w:themeColor="text1"/>
          <w:sz w:val="28"/>
          <w:szCs w:val="28"/>
          <w:u w:val="single"/>
          <w:lang w:val="es-CL"/>
        </w:rPr>
        <w:lastRenderedPageBreak/>
        <w:t>Formulario Nº 2.-</w:t>
      </w:r>
    </w:p>
    <w:p w14:paraId="370999B2" w14:textId="77777777" w:rsidR="001E02B3" w:rsidRPr="00ED3040" w:rsidRDefault="001E02B3" w:rsidP="001E02B3">
      <w:pPr>
        <w:rPr>
          <w:b/>
          <w:bCs/>
          <w:color w:val="000000" w:themeColor="text1"/>
          <w:sz w:val="28"/>
          <w:szCs w:val="28"/>
          <w:u w:val="single"/>
          <w:lang w:val="es-CL"/>
        </w:rPr>
      </w:pPr>
    </w:p>
    <w:p w14:paraId="065A2493" w14:textId="77777777" w:rsidR="001E02B3" w:rsidRDefault="001E02B3" w:rsidP="001E02B3">
      <w:pPr>
        <w:jc w:val="center"/>
        <w:rPr>
          <w:b/>
          <w:color w:val="000000" w:themeColor="text1"/>
          <w:sz w:val="28"/>
          <w:szCs w:val="28"/>
          <w:lang w:val="es-CL"/>
        </w:rPr>
      </w:pPr>
      <w:r w:rsidRPr="00ED3040">
        <w:rPr>
          <w:b/>
          <w:color w:val="000000" w:themeColor="text1"/>
          <w:sz w:val="28"/>
          <w:szCs w:val="28"/>
          <w:lang w:val="es-CL"/>
        </w:rPr>
        <w:t>“CONTRATO POR EL</w:t>
      </w:r>
      <w:r w:rsidRPr="00DB0965">
        <w:rPr>
          <w:b/>
          <w:sz w:val="28"/>
          <w:szCs w:val="28"/>
          <w:lang w:val="es-CL"/>
        </w:rPr>
        <w:t>SERVICIO DE MANTENIMI</w:t>
      </w:r>
      <w:r>
        <w:rPr>
          <w:b/>
          <w:sz w:val="28"/>
          <w:szCs w:val="28"/>
          <w:lang w:val="es-CL"/>
        </w:rPr>
        <w:t>EN</w:t>
      </w:r>
      <w:r w:rsidRPr="00DB0965">
        <w:rPr>
          <w:b/>
          <w:sz w:val="28"/>
          <w:szCs w:val="28"/>
          <w:lang w:val="es-CL"/>
        </w:rPr>
        <w:t>TO, REPARACI</w:t>
      </w:r>
      <w:r>
        <w:rPr>
          <w:b/>
          <w:sz w:val="28"/>
          <w:szCs w:val="28"/>
          <w:lang w:val="es-CL"/>
        </w:rPr>
        <w:t>Ó</w:t>
      </w:r>
      <w:r w:rsidRPr="00DB0965">
        <w:rPr>
          <w:b/>
          <w:sz w:val="28"/>
          <w:szCs w:val="28"/>
          <w:lang w:val="es-CL"/>
        </w:rPr>
        <w:t>N Y LIMPIEZA DE FOSAS, CAMARAS Y ALCANTARILLADOS DE LAS INSTALACIONES SANITARIAS, DEL CUARTEL “LA LAJA” Y EL CIE “RÍO PESCADO</w:t>
      </w:r>
      <w:r w:rsidRPr="00ED3040">
        <w:rPr>
          <w:b/>
          <w:bCs/>
          <w:color w:val="000000" w:themeColor="text1"/>
          <w:sz w:val="28"/>
          <w:szCs w:val="28"/>
          <w:lang w:val="es-CL"/>
        </w:rPr>
        <w:t>”</w:t>
      </w:r>
      <w:r w:rsidRPr="00ED3040">
        <w:rPr>
          <w:b/>
          <w:color w:val="000000" w:themeColor="text1"/>
          <w:sz w:val="28"/>
          <w:szCs w:val="28"/>
          <w:lang w:val="es-CL"/>
        </w:rPr>
        <w:t>.</w:t>
      </w:r>
    </w:p>
    <w:p w14:paraId="4B39C5E3" w14:textId="77777777" w:rsidR="001E02B3" w:rsidRPr="00ED3040" w:rsidRDefault="001E02B3" w:rsidP="001E02B3">
      <w:pPr>
        <w:jc w:val="center"/>
        <w:rPr>
          <w:b/>
          <w:color w:val="000000" w:themeColor="text1"/>
          <w:sz w:val="28"/>
          <w:szCs w:val="28"/>
          <w:lang w:val="es-CL"/>
        </w:rPr>
      </w:pPr>
    </w:p>
    <w:p w14:paraId="02696EEF" w14:textId="77777777" w:rsidR="001E02B3" w:rsidRPr="00ED3040" w:rsidRDefault="001E02B3" w:rsidP="001E02B3">
      <w:pPr>
        <w:jc w:val="center"/>
        <w:rPr>
          <w:b/>
          <w:color w:val="000000" w:themeColor="text1"/>
          <w:sz w:val="28"/>
          <w:szCs w:val="28"/>
          <w:lang w:val="es-CL"/>
        </w:rPr>
      </w:pPr>
      <w:r w:rsidRPr="00ED3040">
        <w:rPr>
          <w:b/>
          <w:color w:val="000000" w:themeColor="text1"/>
          <w:sz w:val="28"/>
          <w:szCs w:val="28"/>
          <w:lang w:val="es-CL"/>
        </w:rPr>
        <w:t>IDENTIFICACIÓN DEL OFERENTE</w:t>
      </w:r>
    </w:p>
    <w:p w14:paraId="21D175A8" w14:textId="77777777" w:rsidR="001E02B3" w:rsidRPr="00ED3040" w:rsidRDefault="001E02B3" w:rsidP="001E02B3">
      <w:pPr>
        <w:jc w:val="center"/>
        <w:rPr>
          <w:b/>
          <w:color w:val="000000" w:themeColor="text1"/>
          <w:sz w:val="28"/>
          <w:szCs w:val="28"/>
          <w:lang w:val="es-CL"/>
        </w:rPr>
      </w:pPr>
    </w:p>
    <w:p w14:paraId="7B9B75A9" w14:textId="77777777" w:rsidR="001E02B3" w:rsidRPr="00ED3040" w:rsidRDefault="001E02B3" w:rsidP="001E02B3">
      <w:pPr>
        <w:widowControl w:val="0"/>
        <w:autoSpaceDE w:val="0"/>
        <w:autoSpaceDN w:val="0"/>
        <w:adjustRightInd w:val="0"/>
        <w:rPr>
          <w:color w:val="000000" w:themeColor="text1"/>
          <w:sz w:val="16"/>
          <w:szCs w:val="28"/>
          <w:lang w:val="es-CL"/>
        </w:rPr>
      </w:pP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57"/>
        <w:gridCol w:w="4433"/>
      </w:tblGrid>
      <w:tr w:rsidR="001E02B3" w:rsidRPr="00ED3040" w14:paraId="473ED2FB" w14:textId="77777777" w:rsidTr="00D26B6E">
        <w:tc>
          <w:tcPr>
            <w:tcW w:w="9851" w:type="dxa"/>
            <w:gridSpan w:val="2"/>
            <w:tcBorders>
              <w:top w:val="single" w:sz="4" w:space="0" w:color="auto"/>
              <w:left w:val="single" w:sz="4" w:space="0" w:color="auto"/>
              <w:bottom w:val="single" w:sz="4" w:space="0" w:color="auto"/>
              <w:right w:val="single" w:sz="4" w:space="0" w:color="auto"/>
            </w:tcBorders>
            <w:shd w:val="clear" w:color="auto" w:fill="D9E2F3"/>
          </w:tcPr>
          <w:p w14:paraId="15FDDE1E" w14:textId="77777777" w:rsidR="001E02B3" w:rsidRPr="00ED3040" w:rsidRDefault="001E02B3" w:rsidP="00D26B6E">
            <w:pPr>
              <w:widowControl w:val="0"/>
              <w:autoSpaceDE w:val="0"/>
              <w:autoSpaceDN w:val="0"/>
              <w:adjustRightInd w:val="0"/>
              <w:ind w:hanging="8"/>
              <w:rPr>
                <w:b/>
                <w:color w:val="000000" w:themeColor="text1"/>
                <w:sz w:val="26"/>
                <w:szCs w:val="26"/>
                <w:lang w:val="es-CL"/>
              </w:rPr>
            </w:pPr>
            <w:r w:rsidRPr="00ED3040">
              <w:rPr>
                <w:b/>
                <w:color w:val="000000" w:themeColor="text1"/>
                <w:sz w:val="26"/>
                <w:szCs w:val="26"/>
                <w:lang w:val="es-CL"/>
              </w:rPr>
              <w:t>DATOS OFERENTE</w:t>
            </w:r>
          </w:p>
        </w:tc>
      </w:tr>
      <w:tr w:rsidR="001E02B3" w:rsidRPr="00ED3040" w14:paraId="3D1BE6E0" w14:textId="77777777" w:rsidTr="00D26B6E">
        <w:tc>
          <w:tcPr>
            <w:tcW w:w="4750" w:type="dxa"/>
            <w:tcBorders>
              <w:top w:val="single" w:sz="4" w:space="0" w:color="auto"/>
              <w:left w:val="single" w:sz="4" w:space="0" w:color="auto"/>
              <w:bottom w:val="single" w:sz="4" w:space="0" w:color="auto"/>
              <w:right w:val="single" w:sz="4" w:space="0" w:color="auto"/>
            </w:tcBorders>
          </w:tcPr>
          <w:p w14:paraId="5030B5DC" w14:textId="77777777" w:rsidR="001E02B3" w:rsidRPr="00ED3040" w:rsidRDefault="001E02B3" w:rsidP="00D26B6E">
            <w:pPr>
              <w:widowControl w:val="0"/>
              <w:autoSpaceDE w:val="0"/>
              <w:autoSpaceDN w:val="0"/>
              <w:adjustRightInd w:val="0"/>
              <w:rPr>
                <w:color w:val="000000" w:themeColor="text1"/>
                <w:lang w:val="es-CL"/>
              </w:rPr>
            </w:pPr>
            <w:r w:rsidRPr="00ED3040">
              <w:rPr>
                <w:color w:val="000000" w:themeColor="text1"/>
                <w:lang w:val="es-CL"/>
              </w:rPr>
              <w:t>NOMBRE O RAZÓN SOCIAL</w:t>
            </w:r>
          </w:p>
        </w:tc>
        <w:tc>
          <w:tcPr>
            <w:tcW w:w="5101" w:type="dxa"/>
            <w:tcBorders>
              <w:top w:val="single" w:sz="4" w:space="0" w:color="auto"/>
              <w:left w:val="single" w:sz="4" w:space="0" w:color="auto"/>
              <w:bottom w:val="single" w:sz="4" w:space="0" w:color="auto"/>
              <w:right w:val="single" w:sz="4" w:space="0" w:color="auto"/>
            </w:tcBorders>
          </w:tcPr>
          <w:p w14:paraId="77BD881E" w14:textId="77777777" w:rsidR="001E02B3" w:rsidRPr="00ED3040" w:rsidRDefault="001E02B3" w:rsidP="00D26B6E">
            <w:pPr>
              <w:widowControl w:val="0"/>
              <w:autoSpaceDE w:val="0"/>
              <w:autoSpaceDN w:val="0"/>
              <w:adjustRightInd w:val="0"/>
              <w:ind w:hanging="567"/>
              <w:rPr>
                <w:color w:val="000000" w:themeColor="text1"/>
                <w:lang w:val="es-CL"/>
              </w:rPr>
            </w:pPr>
          </w:p>
        </w:tc>
      </w:tr>
      <w:tr w:rsidR="001E02B3" w:rsidRPr="00ED3040" w14:paraId="7CCE1EA5" w14:textId="77777777" w:rsidTr="00D26B6E">
        <w:tc>
          <w:tcPr>
            <w:tcW w:w="4750" w:type="dxa"/>
            <w:tcBorders>
              <w:top w:val="single" w:sz="4" w:space="0" w:color="auto"/>
              <w:left w:val="single" w:sz="4" w:space="0" w:color="auto"/>
              <w:bottom w:val="single" w:sz="4" w:space="0" w:color="auto"/>
              <w:right w:val="single" w:sz="4" w:space="0" w:color="auto"/>
            </w:tcBorders>
          </w:tcPr>
          <w:p w14:paraId="72750281" w14:textId="77777777" w:rsidR="001E02B3" w:rsidRPr="00ED3040" w:rsidRDefault="001E02B3" w:rsidP="00D26B6E">
            <w:pPr>
              <w:widowControl w:val="0"/>
              <w:autoSpaceDE w:val="0"/>
              <w:autoSpaceDN w:val="0"/>
              <w:adjustRightInd w:val="0"/>
              <w:rPr>
                <w:color w:val="000000" w:themeColor="text1"/>
                <w:lang w:val="es-CL"/>
              </w:rPr>
            </w:pPr>
            <w:r w:rsidRPr="00ED3040">
              <w:rPr>
                <w:color w:val="000000" w:themeColor="text1"/>
                <w:lang w:val="es-CL"/>
              </w:rPr>
              <w:t>RUT Nº</w:t>
            </w:r>
          </w:p>
        </w:tc>
        <w:tc>
          <w:tcPr>
            <w:tcW w:w="5101" w:type="dxa"/>
            <w:tcBorders>
              <w:top w:val="single" w:sz="4" w:space="0" w:color="auto"/>
              <w:left w:val="single" w:sz="4" w:space="0" w:color="auto"/>
              <w:bottom w:val="single" w:sz="4" w:space="0" w:color="auto"/>
              <w:right w:val="single" w:sz="4" w:space="0" w:color="auto"/>
            </w:tcBorders>
          </w:tcPr>
          <w:p w14:paraId="0DEDF49F" w14:textId="77777777" w:rsidR="001E02B3" w:rsidRPr="00ED3040" w:rsidRDefault="001E02B3" w:rsidP="00D26B6E">
            <w:pPr>
              <w:widowControl w:val="0"/>
              <w:autoSpaceDE w:val="0"/>
              <w:autoSpaceDN w:val="0"/>
              <w:adjustRightInd w:val="0"/>
              <w:ind w:hanging="567"/>
              <w:rPr>
                <w:color w:val="000000" w:themeColor="text1"/>
                <w:lang w:val="es-CL"/>
              </w:rPr>
            </w:pPr>
          </w:p>
        </w:tc>
      </w:tr>
      <w:tr w:rsidR="001E02B3" w:rsidRPr="00ED3040" w14:paraId="2D33D978" w14:textId="77777777" w:rsidTr="00D26B6E">
        <w:tc>
          <w:tcPr>
            <w:tcW w:w="4750" w:type="dxa"/>
            <w:tcBorders>
              <w:top w:val="single" w:sz="4" w:space="0" w:color="auto"/>
              <w:left w:val="single" w:sz="4" w:space="0" w:color="auto"/>
              <w:bottom w:val="single" w:sz="4" w:space="0" w:color="auto"/>
              <w:right w:val="single" w:sz="4" w:space="0" w:color="auto"/>
            </w:tcBorders>
          </w:tcPr>
          <w:p w14:paraId="0A7AAA90" w14:textId="77777777" w:rsidR="001E02B3" w:rsidRPr="00ED3040" w:rsidRDefault="001E02B3" w:rsidP="00D26B6E">
            <w:pPr>
              <w:widowControl w:val="0"/>
              <w:autoSpaceDE w:val="0"/>
              <w:autoSpaceDN w:val="0"/>
              <w:adjustRightInd w:val="0"/>
              <w:rPr>
                <w:color w:val="000000" w:themeColor="text1"/>
                <w:lang w:val="es-CL"/>
              </w:rPr>
            </w:pPr>
            <w:r w:rsidRPr="00ED3040">
              <w:rPr>
                <w:color w:val="000000" w:themeColor="text1"/>
                <w:lang w:val="es-CL"/>
              </w:rPr>
              <w:t>DOMICILIO COMERCIAL</w:t>
            </w:r>
          </w:p>
        </w:tc>
        <w:tc>
          <w:tcPr>
            <w:tcW w:w="5101" w:type="dxa"/>
            <w:tcBorders>
              <w:top w:val="single" w:sz="4" w:space="0" w:color="auto"/>
              <w:left w:val="single" w:sz="4" w:space="0" w:color="auto"/>
              <w:bottom w:val="single" w:sz="4" w:space="0" w:color="auto"/>
              <w:right w:val="single" w:sz="4" w:space="0" w:color="auto"/>
            </w:tcBorders>
          </w:tcPr>
          <w:p w14:paraId="1EEE0B4A" w14:textId="77777777" w:rsidR="001E02B3" w:rsidRPr="00ED3040" w:rsidRDefault="001E02B3" w:rsidP="00D26B6E">
            <w:pPr>
              <w:widowControl w:val="0"/>
              <w:autoSpaceDE w:val="0"/>
              <w:autoSpaceDN w:val="0"/>
              <w:adjustRightInd w:val="0"/>
              <w:ind w:hanging="567"/>
              <w:rPr>
                <w:color w:val="000000" w:themeColor="text1"/>
                <w:lang w:val="es-CL"/>
              </w:rPr>
            </w:pPr>
          </w:p>
        </w:tc>
      </w:tr>
      <w:tr w:rsidR="001E02B3" w:rsidRPr="00ED3040" w14:paraId="396B65FE" w14:textId="77777777" w:rsidTr="00D26B6E">
        <w:tc>
          <w:tcPr>
            <w:tcW w:w="4750" w:type="dxa"/>
            <w:tcBorders>
              <w:top w:val="single" w:sz="4" w:space="0" w:color="auto"/>
              <w:left w:val="single" w:sz="4" w:space="0" w:color="auto"/>
              <w:bottom w:val="single" w:sz="4" w:space="0" w:color="auto"/>
              <w:right w:val="single" w:sz="4" w:space="0" w:color="auto"/>
            </w:tcBorders>
          </w:tcPr>
          <w:p w14:paraId="392AA44A" w14:textId="77777777" w:rsidR="001E02B3" w:rsidRPr="00ED3040" w:rsidRDefault="001E02B3" w:rsidP="00D26B6E">
            <w:pPr>
              <w:widowControl w:val="0"/>
              <w:autoSpaceDE w:val="0"/>
              <w:autoSpaceDN w:val="0"/>
              <w:adjustRightInd w:val="0"/>
              <w:rPr>
                <w:color w:val="000000" w:themeColor="text1"/>
                <w:lang w:val="es-CL"/>
              </w:rPr>
            </w:pPr>
            <w:r w:rsidRPr="00ED3040">
              <w:rPr>
                <w:color w:val="000000" w:themeColor="text1"/>
                <w:lang w:val="es-CL"/>
              </w:rPr>
              <w:t>TELÉFONO</w:t>
            </w:r>
          </w:p>
        </w:tc>
        <w:tc>
          <w:tcPr>
            <w:tcW w:w="5101" w:type="dxa"/>
            <w:tcBorders>
              <w:top w:val="single" w:sz="4" w:space="0" w:color="auto"/>
              <w:left w:val="single" w:sz="4" w:space="0" w:color="auto"/>
              <w:bottom w:val="single" w:sz="4" w:space="0" w:color="auto"/>
              <w:right w:val="single" w:sz="4" w:space="0" w:color="auto"/>
            </w:tcBorders>
          </w:tcPr>
          <w:p w14:paraId="33ED809A" w14:textId="77777777" w:rsidR="001E02B3" w:rsidRPr="00ED3040" w:rsidRDefault="001E02B3" w:rsidP="00D26B6E">
            <w:pPr>
              <w:widowControl w:val="0"/>
              <w:autoSpaceDE w:val="0"/>
              <w:autoSpaceDN w:val="0"/>
              <w:adjustRightInd w:val="0"/>
              <w:ind w:hanging="567"/>
              <w:rPr>
                <w:color w:val="000000" w:themeColor="text1"/>
                <w:lang w:val="es-CL"/>
              </w:rPr>
            </w:pPr>
          </w:p>
        </w:tc>
      </w:tr>
      <w:tr w:rsidR="001E02B3" w:rsidRPr="00ED3040" w14:paraId="74B5D36F" w14:textId="77777777" w:rsidTr="00D26B6E">
        <w:tc>
          <w:tcPr>
            <w:tcW w:w="4750" w:type="dxa"/>
            <w:tcBorders>
              <w:top w:val="single" w:sz="4" w:space="0" w:color="auto"/>
              <w:left w:val="single" w:sz="4" w:space="0" w:color="auto"/>
              <w:bottom w:val="single" w:sz="4" w:space="0" w:color="auto"/>
              <w:right w:val="single" w:sz="4" w:space="0" w:color="auto"/>
            </w:tcBorders>
          </w:tcPr>
          <w:p w14:paraId="68349724" w14:textId="77777777" w:rsidR="001E02B3" w:rsidRPr="00ED3040" w:rsidRDefault="001E02B3" w:rsidP="00D26B6E">
            <w:pPr>
              <w:widowControl w:val="0"/>
              <w:autoSpaceDE w:val="0"/>
              <w:autoSpaceDN w:val="0"/>
              <w:adjustRightInd w:val="0"/>
              <w:rPr>
                <w:color w:val="000000" w:themeColor="text1"/>
                <w:lang w:val="es-CL"/>
              </w:rPr>
            </w:pPr>
            <w:r w:rsidRPr="00ED3040">
              <w:rPr>
                <w:color w:val="000000" w:themeColor="text1"/>
                <w:lang w:val="es-CL"/>
              </w:rPr>
              <w:t>CORREO ELECTRÓNICO</w:t>
            </w:r>
          </w:p>
        </w:tc>
        <w:tc>
          <w:tcPr>
            <w:tcW w:w="5101" w:type="dxa"/>
            <w:tcBorders>
              <w:top w:val="single" w:sz="4" w:space="0" w:color="auto"/>
              <w:left w:val="single" w:sz="4" w:space="0" w:color="auto"/>
              <w:bottom w:val="single" w:sz="4" w:space="0" w:color="auto"/>
              <w:right w:val="single" w:sz="4" w:space="0" w:color="auto"/>
            </w:tcBorders>
          </w:tcPr>
          <w:p w14:paraId="44972010" w14:textId="77777777" w:rsidR="001E02B3" w:rsidRPr="00ED3040" w:rsidRDefault="001E02B3" w:rsidP="00D26B6E">
            <w:pPr>
              <w:widowControl w:val="0"/>
              <w:autoSpaceDE w:val="0"/>
              <w:autoSpaceDN w:val="0"/>
              <w:adjustRightInd w:val="0"/>
              <w:ind w:hanging="567"/>
              <w:rPr>
                <w:color w:val="000000" w:themeColor="text1"/>
                <w:lang w:val="es-CL"/>
              </w:rPr>
            </w:pPr>
          </w:p>
        </w:tc>
      </w:tr>
    </w:tbl>
    <w:p w14:paraId="7E7D506B" w14:textId="77777777" w:rsidR="001E02B3" w:rsidRPr="00ED3040" w:rsidRDefault="001E02B3" w:rsidP="001E02B3">
      <w:pPr>
        <w:widowControl w:val="0"/>
        <w:autoSpaceDE w:val="0"/>
        <w:autoSpaceDN w:val="0"/>
        <w:adjustRightInd w:val="0"/>
        <w:rPr>
          <w:color w:val="000000" w:themeColor="text1"/>
          <w:lang w:val="es-CL"/>
        </w:rPr>
      </w:pP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75"/>
        <w:gridCol w:w="4415"/>
      </w:tblGrid>
      <w:tr w:rsidR="001E02B3" w:rsidRPr="00ED3040" w14:paraId="4585E0C2" w14:textId="77777777" w:rsidTr="00D26B6E">
        <w:tc>
          <w:tcPr>
            <w:tcW w:w="9851" w:type="dxa"/>
            <w:gridSpan w:val="2"/>
            <w:tcBorders>
              <w:top w:val="single" w:sz="4" w:space="0" w:color="auto"/>
              <w:left w:val="single" w:sz="4" w:space="0" w:color="auto"/>
              <w:bottom w:val="single" w:sz="4" w:space="0" w:color="auto"/>
              <w:right w:val="single" w:sz="4" w:space="0" w:color="auto"/>
            </w:tcBorders>
            <w:shd w:val="clear" w:color="auto" w:fill="D9E2F3"/>
          </w:tcPr>
          <w:p w14:paraId="288305E5" w14:textId="77777777" w:rsidR="001E02B3" w:rsidRPr="00ED3040" w:rsidRDefault="001E02B3" w:rsidP="00D26B6E">
            <w:pPr>
              <w:widowControl w:val="0"/>
              <w:autoSpaceDE w:val="0"/>
              <w:autoSpaceDN w:val="0"/>
              <w:adjustRightInd w:val="0"/>
              <w:rPr>
                <w:b/>
                <w:color w:val="000000" w:themeColor="text1"/>
                <w:sz w:val="26"/>
                <w:szCs w:val="26"/>
                <w:lang w:val="es-CL"/>
              </w:rPr>
            </w:pPr>
            <w:r w:rsidRPr="00ED3040">
              <w:rPr>
                <w:b/>
                <w:color w:val="000000" w:themeColor="text1"/>
                <w:sz w:val="26"/>
                <w:szCs w:val="26"/>
                <w:lang w:val="es-CL"/>
              </w:rPr>
              <w:t>DATOS DEL REPRESENTANTE LEGAL (en caso de ser persona jurídica)</w:t>
            </w:r>
          </w:p>
        </w:tc>
      </w:tr>
      <w:tr w:rsidR="001E02B3" w:rsidRPr="00ED3040" w14:paraId="48C75DF3" w14:textId="77777777" w:rsidTr="00D26B6E">
        <w:tc>
          <w:tcPr>
            <w:tcW w:w="4750" w:type="dxa"/>
            <w:tcBorders>
              <w:top w:val="single" w:sz="4" w:space="0" w:color="auto"/>
              <w:left w:val="single" w:sz="4" w:space="0" w:color="auto"/>
              <w:bottom w:val="single" w:sz="4" w:space="0" w:color="auto"/>
              <w:right w:val="single" w:sz="4" w:space="0" w:color="auto"/>
            </w:tcBorders>
          </w:tcPr>
          <w:p w14:paraId="3C0C3FA7" w14:textId="77777777" w:rsidR="001E02B3" w:rsidRPr="00ED3040" w:rsidRDefault="001E02B3" w:rsidP="00D26B6E">
            <w:pPr>
              <w:widowControl w:val="0"/>
              <w:autoSpaceDE w:val="0"/>
              <w:autoSpaceDN w:val="0"/>
              <w:adjustRightInd w:val="0"/>
              <w:rPr>
                <w:color w:val="000000" w:themeColor="text1"/>
                <w:lang w:val="es-CL"/>
              </w:rPr>
            </w:pPr>
            <w:r w:rsidRPr="00ED3040">
              <w:rPr>
                <w:color w:val="000000" w:themeColor="text1"/>
                <w:lang w:val="es-CL"/>
              </w:rPr>
              <w:t>NOMBRES Y APELLIDOS</w:t>
            </w:r>
          </w:p>
        </w:tc>
        <w:tc>
          <w:tcPr>
            <w:tcW w:w="5101" w:type="dxa"/>
            <w:tcBorders>
              <w:top w:val="single" w:sz="4" w:space="0" w:color="auto"/>
              <w:left w:val="single" w:sz="4" w:space="0" w:color="auto"/>
              <w:bottom w:val="single" w:sz="4" w:space="0" w:color="auto"/>
              <w:right w:val="single" w:sz="4" w:space="0" w:color="auto"/>
            </w:tcBorders>
          </w:tcPr>
          <w:p w14:paraId="3CF2C6F4" w14:textId="77777777" w:rsidR="001E02B3" w:rsidRPr="00ED3040" w:rsidRDefault="001E02B3" w:rsidP="00D26B6E">
            <w:pPr>
              <w:widowControl w:val="0"/>
              <w:autoSpaceDE w:val="0"/>
              <w:autoSpaceDN w:val="0"/>
              <w:adjustRightInd w:val="0"/>
              <w:rPr>
                <w:color w:val="000000" w:themeColor="text1"/>
                <w:lang w:val="es-CL"/>
              </w:rPr>
            </w:pPr>
          </w:p>
        </w:tc>
      </w:tr>
      <w:tr w:rsidR="001E02B3" w:rsidRPr="00ED3040" w14:paraId="2155ECCE" w14:textId="77777777" w:rsidTr="00D26B6E">
        <w:tc>
          <w:tcPr>
            <w:tcW w:w="4750" w:type="dxa"/>
            <w:tcBorders>
              <w:top w:val="single" w:sz="4" w:space="0" w:color="auto"/>
              <w:left w:val="single" w:sz="4" w:space="0" w:color="auto"/>
              <w:bottom w:val="single" w:sz="4" w:space="0" w:color="auto"/>
              <w:right w:val="single" w:sz="4" w:space="0" w:color="auto"/>
            </w:tcBorders>
          </w:tcPr>
          <w:p w14:paraId="236C0EEB" w14:textId="77777777" w:rsidR="001E02B3" w:rsidRPr="00ED3040" w:rsidRDefault="001E02B3" w:rsidP="00D26B6E">
            <w:pPr>
              <w:widowControl w:val="0"/>
              <w:autoSpaceDE w:val="0"/>
              <w:autoSpaceDN w:val="0"/>
              <w:adjustRightInd w:val="0"/>
              <w:rPr>
                <w:color w:val="000000" w:themeColor="text1"/>
                <w:lang w:val="es-CL"/>
              </w:rPr>
            </w:pPr>
            <w:r w:rsidRPr="00ED3040">
              <w:rPr>
                <w:color w:val="000000" w:themeColor="text1"/>
                <w:lang w:val="es-CL"/>
              </w:rPr>
              <w:t>CEDULA DE IDENTIDAD N°</w:t>
            </w:r>
          </w:p>
        </w:tc>
        <w:tc>
          <w:tcPr>
            <w:tcW w:w="5101" w:type="dxa"/>
            <w:tcBorders>
              <w:top w:val="single" w:sz="4" w:space="0" w:color="auto"/>
              <w:left w:val="single" w:sz="4" w:space="0" w:color="auto"/>
              <w:bottom w:val="single" w:sz="4" w:space="0" w:color="auto"/>
              <w:right w:val="single" w:sz="4" w:space="0" w:color="auto"/>
            </w:tcBorders>
          </w:tcPr>
          <w:p w14:paraId="03850678" w14:textId="77777777" w:rsidR="001E02B3" w:rsidRPr="00ED3040" w:rsidRDefault="001E02B3" w:rsidP="00D26B6E">
            <w:pPr>
              <w:widowControl w:val="0"/>
              <w:autoSpaceDE w:val="0"/>
              <w:autoSpaceDN w:val="0"/>
              <w:adjustRightInd w:val="0"/>
              <w:rPr>
                <w:color w:val="000000" w:themeColor="text1"/>
                <w:lang w:val="es-CL"/>
              </w:rPr>
            </w:pPr>
          </w:p>
        </w:tc>
      </w:tr>
      <w:tr w:rsidR="001E02B3" w:rsidRPr="00ED3040" w14:paraId="5400679B" w14:textId="77777777" w:rsidTr="00D26B6E">
        <w:tc>
          <w:tcPr>
            <w:tcW w:w="4750" w:type="dxa"/>
            <w:tcBorders>
              <w:top w:val="single" w:sz="4" w:space="0" w:color="auto"/>
              <w:left w:val="single" w:sz="4" w:space="0" w:color="auto"/>
              <w:bottom w:val="single" w:sz="4" w:space="0" w:color="auto"/>
              <w:right w:val="single" w:sz="4" w:space="0" w:color="auto"/>
            </w:tcBorders>
          </w:tcPr>
          <w:p w14:paraId="786A720D" w14:textId="77777777" w:rsidR="001E02B3" w:rsidRPr="00ED3040" w:rsidRDefault="001E02B3" w:rsidP="00D26B6E">
            <w:pPr>
              <w:widowControl w:val="0"/>
              <w:autoSpaceDE w:val="0"/>
              <w:autoSpaceDN w:val="0"/>
              <w:adjustRightInd w:val="0"/>
              <w:rPr>
                <w:color w:val="000000" w:themeColor="text1"/>
                <w:lang w:val="es-CL"/>
              </w:rPr>
            </w:pPr>
            <w:r w:rsidRPr="00ED3040">
              <w:rPr>
                <w:color w:val="000000" w:themeColor="text1"/>
                <w:lang w:val="es-CL"/>
              </w:rPr>
              <w:t xml:space="preserve">DOMICILIO </w:t>
            </w:r>
          </w:p>
        </w:tc>
        <w:tc>
          <w:tcPr>
            <w:tcW w:w="5101" w:type="dxa"/>
            <w:tcBorders>
              <w:top w:val="single" w:sz="4" w:space="0" w:color="auto"/>
              <w:left w:val="single" w:sz="4" w:space="0" w:color="auto"/>
              <w:bottom w:val="single" w:sz="4" w:space="0" w:color="auto"/>
              <w:right w:val="single" w:sz="4" w:space="0" w:color="auto"/>
            </w:tcBorders>
          </w:tcPr>
          <w:p w14:paraId="26A6470C" w14:textId="77777777" w:rsidR="001E02B3" w:rsidRPr="00ED3040" w:rsidRDefault="001E02B3" w:rsidP="00D26B6E">
            <w:pPr>
              <w:widowControl w:val="0"/>
              <w:autoSpaceDE w:val="0"/>
              <w:autoSpaceDN w:val="0"/>
              <w:adjustRightInd w:val="0"/>
              <w:rPr>
                <w:color w:val="000000" w:themeColor="text1"/>
                <w:lang w:val="es-CL"/>
              </w:rPr>
            </w:pPr>
          </w:p>
        </w:tc>
      </w:tr>
      <w:tr w:rsidR="001E02B3" w:rsidRPr="00ED3040" w14:paraId="5D802FA4" w14:textId="77777777" w:rsidTr="00D26B6E">
        <w:tc>
          <w:tcPr>
            <w:tcW w:w="4750" w:type="dxa"/>
            <w:tcBorders>
              <w:top w:val="single" w:sz="4" w:space="0" w:color="auto"/>
              <w:left w:val="single" w:sz="4" w:space="0" w:color="auto"/>
              <w:bottom w:val="single" w:sz="4" w:space="0" w:color="auto"/>
              <w:right w:val="single" w:sz="4" w:space="0" w:color="auto"/>
            </w:tcBorders>
          </w:tcPr>
          <w:p w14:paraId="2E9393C1" w14:textId="77777777" w:rsidR="001E02B3" w:rsidRPr="00ED3040" w:rsidRDefault="001E02B3" w:rsidP="00D26B6E">
            <w:pPr>
              <w:widowControl w:val="0"/>
              <w:autoSpaceDE w:val="0"/>
              <w:autoSpaceDN w:val="0"/>
              <w:adjustRightInd w:val="0"/>
              <w:rPr>
                <w:color w:val="000000" w:themeColor="text1"/>
                <w:lang w:val="es-CL"/>
              </w:rPr>
            </w:pPr>
            <w:r w:rsidRPr="00ED3040">
              <w:rPr>
                <w:color w:val="000000" w:themeColor="text1"/>
                <w:lang w:val="es-CL"/>
              </w:rPr>
              <w:t>TELÉFONO</w:t>
            </w:r>
          </w:p>
        </w:tc>
        <w:tc>
          <w:tcPr>
            <w:tcW w:w="5101" w:type="dxa"/>
            <w:tcBorders>
              <w:top w:val="single" w:sz="4" w:space="0" w:color="auto"/>
              <w:left w:val="single" w:sz="4" w:space="0" w:color="auto"/>
              <w:bottom w:val="single" w:sz="4" w:space="0" w:color="auto"/>
              <w:right w:val="single" w:sz="4" w:space="0" w:color="auto"/>
            </w:tcBorders>
          </w:tcPr>
          <w:p w14:paraId="6E9822E9" w14:textId="77777777" w:rsidR="001E02B3" w:rsidRPr="00ED3040" w:rsidRDefault="001E02B3" w:rsidP="00D26B6E">
            <w:pPr>
              <w:widowControl w:val="0"/>
              <w:autoSpaceDE w:val="0"/>
              <w:autoSpaceDN w:val="0"/>
              <w:adjustRightInd w:val="0"/>
              <w:rPr>
                <w:color w:val="000000" w:themeColor="text1"/>
                <w:lang w:val="es-CL"/>
              </w:rPr>
            </w:pPr>
          </w:p>
        </w:tc>
      </w:tr>
      <w:tr w:rsidR="001E02B3" w:rsidRPr="00ED3040" w14:paraId="24F67275" w14:textId="77777777" w:rsidTr="00D26B6E">
        <w:tc>
          <w:tcPr>
            <w:tcW w:w="4750" w:type="dxa"/>
            <w:tcBorders>
              <w:top w:val="single" w:sz="4" w:space="0" w:color="auto"/>
              <w:left w:val="single" w:sz="4" w:space="0" w:color="auto"/>
              <w:bottom w:val="single" w:sz="4" w:space="0" w:color="auto"/>
              <w:right w:val="single" w:sz="4" w:space="0" w:color="auto"/>
            </w:tcBorders>
          </w:tcPr>
          <w:p w14:paraId="19B08F1B" w14:textId="77777777" w:rsidR="001E02B3" w:rsidRPr="00ED3040" w:rsidRDefault="001E02B3" w:rsidP="00D26B6E">
            <w:pPr>
              <w:widowControl w:val="0"/>
              <w:autoSpaceDE w:val="0"/>
              <w:autoSpaceDN w:val="0"/>
              <w:adjustRightInd w:val="0"/>
              <w:rPr>
                <w:color w:val="000000" w:themeColor="text1"/>
                <w:lang w:val="es-CL"/>
              </w:rPr>
            </w:pPr>
            <w:r w:rsidRPr="00ED3040">
              <w:rPr>
                <w:color w:val="000000" w:themeColor="text1"/>
                <w:lang w:val="es-CL"/>
              </w:rPr>
              <w:t>CORREO ELECTRÓNICO</w:t>
            </w:r>
          </w:p>
        </w:tc>
        <w:tc>
          <w:tcPr>
            <w:tcW w:w="5101" w:type="dxa"/>
            <w:tcBorders>
              <w:top w:val="single" w:sz="4" w:space="0" w:color="auto"/>
              <w:left w:val="single" w:sz="4" w:space="0" w:color="auto"/>
              <w:bottom w:val="single" w:sz="4" w:space="0" w:color="auto"/>
              <w:right w:val="single" w:sz="4" w:space="0" w:color="auto"/>
            </w:tcBorders>
          </w:tcPr>
          <w:p w14:paraId="256EC132" w14:textId="77777777" w:rsidR="001E02B3" w:rsidRPr="00ED3040" w:rsidRDefault="001E02B3" w:rsidP="00D26B6E">
            <w:pPr>
              <w:widowControl w:val="0"/>
              <w:autoSpaceDE w:val="0"/>
              <w:autoSpaceDN w:val="0"/>
              <w:adjustRightInd w:val="0"/>
              <w:rPr>
                <w:color w:val="000000" w:themeColor="text1"/>
                <w:lang w:val="es-CL"/>
              </w:rPr>
            </w:pPr>
          </w:p>
        </w:tc>
      </w:tr>
    </w:tbl>
    <w:p w14:paraId="1D91BD6F" w14:textId="77777777" w:rsidR="001E02B3" w:rsidRPr="00ED3040" w:rsidRDefault="001E02B3" w:rsidP="001E02B3">
      <w:pPr>
        <w:widowControl w:val="0"/>
        <w:autoSpaceDE w:val="0"/>
        <w:autoSpaceDN w:val="0"/>
        <w:adjustRightInd w:val="0"/>
        <w:rPr>
          <w:color w:val="000000" w:themeColor="text1"/>
          <w:lang w:val="es-CL"/>
        </w:rPr>
      </w:pP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75"/>
        <w:gridCol w:w="4415"/>
      </w:tblGrid>
      <w:tr w:rsidR="001E02B3" w:rsidRPr="00ED3040" w14:paraId="2616A5BA" w14:textId="77777777" w:rsidTr="00D26B6E">
        <w:tc>
          <w:tcPr>
            <w:tcW w:w="9851" w:type="dxa"/>
            <w:gridSpan w:val="2"/>
            <w:tcBorders>
              <w:top w:val="single" w:sz="4" w:space="0" w:color="auto"/>
              <w:left w:val="single" w:sz="4" w:space="0" w:color="auto"/>
              <w:bottom w:val="single" w:sz="4" w:space="0" w:color="auto"/>
              <w:right w:val="single" w:sz="4" w:space="0" w:color="auto"/>
            </w:tcBorders>
            <w:shd w:val="clear" w:color="auto" w:fill="D9E2F3"/>
          </w:tcPr>
          <w:p w14:paraId="7B1D1760" w14:textId="77777777" w:rsidR="001E02B3" w:rsidRPr="00ED3040" w:rsidRDefault="001E02B3" w:rsidP="00D26B6E">
            <w:pPr>
              <w:widowControl w:val="0"/>
              <w:autoSpaceDE w:val="0"/>
              <w:autoSpaceDN w:val="0"/>
              <w:adjustRightInd w:val="0"/>
              <w:rPr>
                <w:color w:val="000000" w:themeColor="text1"/>
                <w:sz w:val="28"/>
                <w:szCs w:val="28"/>
                <w:lang w:val="es-CL"/>
              </w:rPr>
            </w:pPr>
            <w:r w:rsidRPr="00ED3040">
              <w:rPr>
                <w:b/>
                <w:color w:val="000000" w:themeColor="text1"/>
                <w:sz w:val="26"/>
                <w:szCs w:val="26"/>
                <w:lang w:val="es-CL"/>
              </w:rPr>
              <w:t xml:space="preserve">DATOS DEL CONTACTO DEL </w:t>
            </w:r>
            <w:r>
              <w:rPr>
                <w:b/>
                <w:color w:val="000000" w:themeColor="text1"/>
                <w:sz w:val="26"/>
                <w:szCs w:val="26"/>
                <w:lang w:val="es-CL"/>
              </w:rPr>
              <w:t>ADMINISTRADOR</w:t>
            </w:r>
            <w:r w:rsidRPr="00ED3040">
              <w:rPr>
                <w:b/>
                <w:color w:val="000000" w:themeColor="text1"/>
                <w:sz w:val="26"/>
                <w:szCs w:val="26"/>
                <w:lang w:val="es-CL"/>
              </w:rPr>
              <w:t xml:space="preserve"> O COORDINADOR DEL CONTRATO</w:t>
            </w:r>
            <w:r w:rsidRPr="00ED3040">
              <w:rPr>
                <w:color w:val="000000" w:themeColor="text1"/>
                <w:sz w:val="28"/>
                <w:szCs w:val="28"/>
                <w:lang w:val="es-CL"/>
              </w:rPr>
              <w:t>.</w:t>
            </w:r>
          </w:p>
        </w:tc>
      </w:tr>
      <w:tr w:rsidR="001E02B3" w:rsidRPr="00ED3040" w14:paraId="204593E0" w14:textId="77777777" w:rsidTr="00D26B6E">
        <w:tc>
          <w:tcPr>
            <w:tcW w:w="4750" w:type="dxa"/>
            <w:tcBorders>
              <w:top w:val="single" w:sz="4" w:space="0" w:color="auto"/>
              <w:left w:val="single" w:sz="4" w:space="0" w:color="auto"/>
              <w:bottom w:val="single" w:sz="4" w:space="0" w:color="auto"/>
              <w:right w:val="single" w:sz="4" w:space="0" w:color="auto"/>
            </w:tcBorders>
          </w:tcPr>
          <w:p w14:paraId="4DE0A11E" w14:textId="77777777" w:rsidR="001E02B3" w:rsidRPr="00ED3040" w:rsidRDefault="001E02B3" w:rsidP="00D26B6E">
            <w:pPr>
              <w:widowControl w:val="0"/>
              <w:autoSpaceDE w:val="0"/>
              <w:autoSpaceDN w:val="0"/>
              <w:adjustRightInd w:val="0"/>
              <w:rPr>
                <w:color w:val="000000" w:themeColor="text1"/>
                <w:lang w:val="es-CL"/>
              </w:rPr>
            </w:pPr>
            <w:r w:rsidRPr="00ED3040">
              <w:rPr>
                <w:color w:val="000000" w:themeColor="text1"/>
                <w:lang w:val="es-CL"/>
              </w:rPr>
              <w:t>NOMBRES Y APELLIDOS</w:t>
            </w:r>
          </w:p>
        </w:tc>
        <w:tc>
          <w:tcPr>
            <w:tcW w:w="5101" w:type="dxa"/>
            <w:tcBorders>
              <w:top w:val="single" w:sz="4" w:space="0" w:color="auto"/>
              <w:left w:val="single" w:sz="4" w:space="0" w:color="auto"/>
              <w:bottom w:val="single" w:sz="4" w:space="0" w:color="auto"/>
              <w:right w:val="single" w:sz="4" w:space="0" w:color="auto"/>
            </w:tcBorders>
          </w:tcPr>
          <w:p w14:paraId="3D91DFDA" w14:textId="77777777" w:rsidR="001E02B3" w:rsidRPr="00ED3040" w:rsidRDefault="001E02B3" w:rsidP="00D26B6E">
            <w:pPr>
              <w:widowControl w:val="0"/>
              <w:autoSpaceDE w:val="0"/>
              <w:autoSpaceDN w:val="0"/>
              <w:adjustRightInd w:val="0"/>
              <w:rPr>
                <w:color w:val="000000" w:themeColor="text1"/>
                <w:lang w:val="es-CL"/>
              </w:rPr>
            </w:pPr>
          </w:p>
        </w:tc>
      </w:tr>
      <w:tr w:rsidR="001E02B3" w:rsidRPr="00ED3040" w14:paraId="5E546BD0" w14:textId="77777777" w:rsidTr="00D26B6E">
        <w:tc>
          <w:tcPr>
            <w:tcW w:w="4750" w:type="dxa"/>
            <w:tcBorders>
              <w:top w:val="single" w:sz="4" w:space="0" w:color="auto"/>
              <w:left w:val="single" w:sz="4" w:space="0" w:color="auto"/>
              <w:bottom w:val="single" w:sz="4" w:space="0" w:color="auto"/>
              <w:right w:val="single" w:sz="4" w:space="0" w:color="auto"/>
            </w:tcBorders>
          </w:tcPr>
          <w:p w14:paraId="2846BE82" w14:textId="77777777" w:rsidR="001E02B3" w:rsidRPr="00ED3040" w:rsidRDefault="001E02B3" w:rsidP="00D26B6E">
            <w:pPr>
              <w:widowControl w:val="0"/>
              <w:autoSpaceDE w:val="0"/>
              <w:autoSpaceDN w:val="0"/>
              <w:adjustRightInd w:val="0"/>
              <w:rPr>
                <w:color w:val="000000" w:themeColor="text1"/>
                <w:lang w:val="es-CL"/>
              </w:rPr>
            </w:pPr>
            <w:r w:rsidRPr="00ED3040">
              <w:rPr>
                <w:color w:val="000000" w:themeColor="text1"/>
                <w:lang w:val="es-CL"/>
              </w:rPr>
              <w:t>CEDULA DE IDENTIDAD N°</w:t>
            </w:r>
          </w:p>
        </w:tc>
        <w:tc>
          <w:tcPr>
            <w:tcW w:w="5101" w:type="dxa"/>
            <w:tcBorders>
              <w:top w:val="single" w:sz="4" w:space="0" w:color="auto"/>
              <w:left w:val="single" w:sz="4" w:space="0" w:color="auto"/>
              <w:bottom w:val="single" w:sz="4" w:space="0" w:color="auto"/>
              <w:right w:val="single" w:sz="4" w:space="0" w:color="auto"/>
            </w:tcBorders>
          </w:tcPr>
          <w:p w14:paraId="3D075BAA" w14:textId="77777777" w:rsidR="001E02B3" w:rsidRPr="00ED3040" w:rsidRDefault="001E02B3" w:rsidP="00D26B6E">
            <w:pPr>
              <w:widowControl w:val="0"/>
              <w:autoSpaceDE w:val="0"/>
              <w:autoSpaceDN w:val="0"/>
              <w:adjustRightInd w:val="0"/>
              <w:rPr>
                <w:color w:val="000000" w:themeColor="text1"/>
                <w:lang w:val="es-CL"/>
              </w:rPr>
            </w:pPr>
          </w:p>
        </w:tc>
      </w:tr>
      <w:tr w:rsidR="001E02B3" w:rsidRPr="00ED3040" w14:paraId="20A03988" w14:textId="77777777" w:rsidTr="00D26B6E">
        <w:tc>
          <w:tcPr>
            <w:tcW w:w="4750" w:type="dxa"/>
            <w:tcBorders>
              <w:top w:val="single" w:sz="4" w:space="0" w:color="auto"/>
              <w:left w:val="single" w:sz="4" w:space="0" w:color="auto"/>
              <w:bottom w:val="single" w:sz="4" w:space="0" w:color="auto"/>
              <w:right w:val="single" w:sz="4" w:space="0" w:color="auto"/>
            </w:tcBorders>
          </w:tcPr>
          <w:p w14:paraId="67B8E958" w14:textId="77777777" w:rsidR="001E02B3" w:rsidRPr="00ED3040" w:rsidRDefault="001E02B3" w:rsidP="00D26B6E">
            <w:pPr>
              <w:widowControl w:val="0"/>
              <w:autoSpaceDE w:val="0"/>
              <w:autoSpaceDN w:val="0"/>
              <w:adjustRightInd w:val="0"/>
              <w:rPr>
                <w:color w:val="000000" w:themeColor="text1"/>
                <w:lang w:val="es-CL"/>
              </w:rPr>
            </w:pPr>
            <w:r w:rsidRPr="00ED3040">
              <w:rPr>
                <w:color w:val="000000" w:themeColor="text1"/>
                <w:lang w:val="es-CL"/>
              </w:rPr>
              <w:t xml:space="preserve">DOMICILIO </w:t>
            </w:r>
          </w:p>
        </w:tc>
        <w:tc>
          <w:tcPr>
            <w:tcW w:w="5101" w:type="dxa"/>
            <w:tcBorders>
              <w:top w:val="single" w:sz="4" w:space="0" w:color="auto"/>
              <w:left w:val="single" w:sz="4" w:space="0" w:color="auto"/>
              <w:bottom w:val="single" w:sz="4" w:space="0" w:color="auto"/>
              <w:right w:val="single" w:sz="4" w:space="0" w:color="auto"/>
            </w:tcBorders>
          </w:tcPr>
          <w:p w14:paraId="3BDCCC8E" w14:textId="77777777" w:rsidR="001E02B3" w:rsidRPr="00ED3040" w:rsidRDefault="001E02B3" w:rsidP="00D26B6E">
            <w:pPr>
              <w:widowControl w:val="0"/>
              <w:autoSpaceDE w:val="0"/>
              <w:autoSpaceDN w:val="0"/>
              <w:adjustRightInd w:val="0"/>
              <w:rPr>
                <w:color w:val="000000" w:themeColor="text1"/>
                <w:lang w:val="es-CL"/>
              </w:rPr>
            </w:pPr>
          </w:p>
        </w:tc>
      </w:tr>
      <w:tr w:rsidR="001E02B3" w:rsidRPr="00ED3040" w14:paraId="3AA24C30" w14:textId="77777777" w:rsidTr="00D26B6E">
        <w:tc>
          <w:tcPr>
            <w:tcW w:w="4750" w:type="dxa"/>
            <w:tcBorders>
              <w:top w:val="single" w:sz="4" w:space="0" w:color="auto"/>
              <w:left w:val="single" w:sz="4" w:space="0" w:color="auto"/>
              <w:bottom w:val="single" w:sz="4" w:space="0" w:color="auto"/>
              <w:right w:val="single" w:sz="4" w:space="0" w:color="auto"/>
            </w:tcBorders>
          </w:tcPr>
          <w:p w14:paraId="3DCBD6FF" w14:textId="77777777" w:rsidR="001E02B3" w:rsidRPr="00ED3040" w:rsidRDefault="001E02B3" w:rsidP="00D26B6E">
            <w:pPr>
              <w:widowControl w:val="0"/>
              <w:autoSpaceDE w:val="0"/>
              <w:autoSpaceDN w:val="0"/>
              <w:adjustRightInd w:val="0"/>
              <w:rPr>
                <w:color w:val="000000" w:themeColor="text1"/>
                <w:lang w:val="es-CL"/>
              </w:rPr>
            </w:pPr>
            <w:r w:rsidRPr="00ED3040">
              <w:rPr>
                <w:color w:val="000000" w:themeColor="text1"/>
                <w:lang w:val="es-CL"/>
              </w:rPr>
              <w:t xml:space="preserve">CARGO </w:t>
            </w:r>
          </w:p>
        </w:tc>
        <w:tc>
          <w:tcPr>
            <w:tcW w:w="5101" w:type="dxa"/>
            <w:tcBorders>
              <w:top w:val="single" w:sz="4" w:space="0" w:color="auto"/>
              <w:left w:val="single" w:sz="4" w:space="0" w:color="auto"/>
              <w:bottom w:val="single" w:sz="4" w:space="0" w:color="auto"/>
              <w:right w:val="single" w:sz="4" w:space="0" w:color="auto"/>
            </w:tcBorders>
          </w:tcPr>
          <w:p w14:paraId="5003BE24" w14:textId="77777777" w:rsidR="001E02B3" w:rsidRPr="00ED3040" w:rsidRDefault="001E02B3" w:rsidP="00D26B6E">
            <w:pPr>
              <w:widowControl w:val="0"/>
              <w:autoSpaceDE w:val="0"/>
              <w:autoSpaceDN w:val="0"/>
              <w:adjustRightInd w:val="0"/>
              <w:rPr>
                <w:color w:val="000000" w:themeColor="text1"/>
                <w:lang w:val="es-CL"/>
              </w:rPr>
            </w:pPr>
          </w:p>
        </w:tc>
      </w:tr>
      <w:tr w:rsidR="001E02B3" w:rsidRPr="00ED3040" w14:paraId="52CB9002" w14:textId="77777777" w:rsidTr="00D26B6E">
        <w:tc>
          <w:tcPr>
            <w:tcW w:w="4750" w:type="dxa"/>
            <w:tcBorders>
              <w:top w:val="single" w:sz="4" w:space="0" w:color="auto"/>
              <w:left w:val="single" w:sz="4" w:space="0" w:color="auto"/>
              <w:bottom w:val="single" w:sz="4" w:space="0" w:color="auto"/>
              <w:right w:val="single" w:sz="4" w:space="0" w:color="auto"/>
            </w:tcBorders>
          </w:tcPr>
          <w:p w14:paraId="7F51907F" w14:textId="77777777" w:rsidR="001E02B3" w:rsidRPr="00ED3040" w:rsidRDefault="001E02B3" w:rsidP="00D26B6E">
            <w:pPr>
              <w:widowControl w:val="0"/>
              <w:autoSpaceDE w:val="0"/>
              <w:autoSpaceDN w:val="0"/>
              <w:adjustRightInd w:val="0"/>
              <w:rPr>
                <w:color w:val="000000" w:themeColor="text1"/>
                <w:lang w:val="es-CL"/>
              </w:rPr>
            </w:pPr>
            <w:r w:rsidRPr="00ED3040">
              <w:rPr>
                <w:color w:val="000000" w:themeColor="text1"/>
                <w:lang w:val="es-CL"/>
              </w:rPr>
              <w:t>TELÉFONO</w:t>
            </w:r>
          </w:p>
        </w:tc>
        <w:tc>
          <w:tcPr>
            <w:tcW w:w="5101" w:type="dxa"/>
            <w:tcBorders>
              <w:top w:val="single" w:sz="4" w:space="0" w:color="auto"/>
              <w:left w:val="single" w:sz="4" w:space="0" w:color="auto"/>
              <w:bottom w:val="single" w:sz="4" w:space="0" w:color="auto"/>
              <w:right w:val="single" w:sz="4" w:space="0" w:color="auto"/>
            </w:tcBorders>
          </w:tcPr>
          <w:p w14:paraId="772147C7" w14:textId="77777777" w:rsidR="001E02B3" w:rsidRPr="00ED3040" w:rsidRDefault="001E02B3" w:rsidP="00D26B6E">
            <w:pPr>
              <w:widowControl w:val="0"/>
              <w:autoSpaceDE w:val="0"/>
              <w:autoSpaceDN w:val="0"/>
              <w:adjustRightInd w:val="0"/>
              <w:rPr>
                <w:color w:val="000000" w:themeColor="text1"/>
                <w:lang w:val="es-CL"/>
              </w:rPr>
            </w:pPr>
          </w:p>
        </w:tc>
      </w:tr>
      <w:tr w:rsidR="001E02B3" w:rsidRPr="00ED3040" w14:paraId="677D8C79" w14:textId="77777777" w:rsidTr="00D26B6E">
        <w:tc>
          <w:tcPr>
            <w:tcW w:w="4750" w:type="dxa"/>
            <w:tcBorders>
              <w:top w:val="single" w:sz="4" w:space="0" w:color="auto"/>
              <w:left w:val="single" w:sz="4" w:space="0" w:color="auto"/>
              <w:bottom w:val="single" w:sz="4" w:space="0" w:color="auto"/>
              <w:right w:val="single" w:sz="4" w:space="0" w:color="auto"/>
            </w:tcBorders>
          </w:tcPr>
          <w:p w14:paraId="66607A29" w14:textId="77777777" w:rsidR="001E02B3" w:rsidRPr="00ED3040" w:rsidRDefault="001E02B3" w:rsidP="00D26B6E">
            <w:pPr>
              <w:widowControl w:val="0"/>
              <w:autoSpaceDE w:val="0"/>
              <w:autoSpaceDN w:val="0"/>
              <w:adjustRightInd w:val="0"/>
              <w:rPr>
                <w:color w:val="000000" w:themeColor="text1"/>
                <w:lang w:val="es-CL"/>
              </w:rPr>
            </w:pPr>
            <w:r w:rsidRPr="00ED3040">
              <w:rPr>
                <w:color w:val="000000" w:themeColor="text1"/>
                <w:lang w:val="es-CL"/>
              </w:rPr>
              <w:t>CORREO ELECTRÓNICO</w:t>
            </w:r>
          </w:p>
        </w:tc>
        <w:tc>
          <w:tcPr>
            <w:tcW w:w="5101" w:type="dxa"/>
            <w:tcBorders>
              <w:top w:val="single" w:sz="4" w:space="0" w:color="auto"/>
              <w:left w:val="single" w:sz="4" w:space="0" w:color="auto"/>
              <w:bottom w:val="single" w:sz="4" w:space="0" w:color="auto"/>
              <w:right w:val="single" w:sz="4" w:space="0" w:color="auto"/>
            </w:tcBorders>
          </w:tcPr>
          <w:p w14:paraId="1E3B6424" w14:textId="77777777" w:rsidR="001E02B3" w:rsidRPr="00ED3040" w:rsidRDefault="001E02B3" w:rsidP="00D26B6E">
            <w:pPr>
              <w:widowControl w:val="0"/>
              <w:autoSpaceDE w:val="0"/>
              <w:autoSpaceDN w:val="0"/>
              <w:adjustRightInd w:val="0"/>
              <w:rPr>
                <w:color w:val="000000" w:themeColor="text1"/>
                <w:lang w:val="es-CL"/>
              </w:rPr>
            </w:pPr>
          </w:p>
        </w:tc>
      </w:tr>
    </w:tbl>
    <w:p w14:paraId="5682DE2A" w14:textId="77777777" w:rsidR="001E02B3" w:rsidRPr="00ED3040" w:rsidRDefault="001E02B3" w:rsidP="001E02B3">
      <w:pPr>
        <w:widowControl w:val="0"/>
        <w:autoSpaceDE w:val="0"/>
        <w:autoSpaceDN w:val="0"/>
        <w:adjustRightInd w:val="0"/>
        <w:rPr>
          <w:color w:val="000000" w:themeColor="text1"/>
          <w:lang w:val="es-CL"/>
        </w:rPr>
      </w:pP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76"/>
        <w:gridCol w:w="4414"/>
      </w:tblGrid>
      <w:tr w:rsidR="001E02B3" w:rsidRPr="00ED3040" w14:paraId="7676C0C0" w14:textId="77777777" w:rsidTr="00D26B6E">
        <w:tc>
          <w:tcPr>
            <w:tcW w:w="9851" w:type="dxa"/>
            <w:gridSpan w:val="2"/>
            <w:tcBorders>
              <w:top w:val="single" w:sz="4" w:space="0" w:color="auto"/>
              <w:left w:val="single" w:sz="4" w:space="0" w:color="auto"/>
              <w:bottom w:val="single" w:sz="4" w:space="0" w:color="auto"/>
              <w:right w:val="single" w:sz="4" w:space="0" w:color="auto"/>
            </w:tcBorders>
            <w:shd w:val="clear" w:color="auto" w:fill="D9E2F3"/>
          </w:tcPr>
          <w:p w14:paraId="7591D3C9" w14:textId="77777777" w:rsidR="001E02B3" w:rsidRPr="00ED3040" w:rsidRDefault="001E02B3" w:rsidP="00D26B6E">
            <w:pPr>
              <w:widowControl w:val="0"/>
              <w:autoSpaceDE w:val="0"/>
              <w:autoSpaceDN w:val="0"/>
              <w:adjustRightInd w:val="0"/>
              <w:ind w:left="276" w:firstLine="8"/>
              <w:rPr>
                <w:b/>
                <w:color w:val="000000" w:themeColor="text1"/>
                <w:sz w:val="26"/>
                <w:szCs w:val="26"/>
                <w:lang w:val="es-CL"/>
              </w:rPr>
            </w:pPr>
            <w:r w:rsidRPr="00ED3040">
              <w:rPr>
                <w:b/>
                <w:color w:val="000000" w:themeColor="text1"/>
                <w:sz w:val="26"/>
                <w:szCs w:val="26"/>
                <w:lang w:val="es-CL"/>
              </w:rPr>
              <w:t>DATOS DEL CONTACTO DE COORDINADOR PARA TRAMITE DE MULTAS.</w:t>
            </w:r>
          </w:p>
        </w:tc>
      </w:tr>
      <w:tr w:rsidR="001E02B3" w:rsidRPr="00ED3040" w14:paraId="6A237790" w14:textId="77777777" w:rsidTr="00D26B6E">
        <w:tc>
          <w:tcPr>
            <w:tcW w:w="4750" w:type="dxa"/>
            <w:tcBorders>
              <w:top w:val="single" w:sz="4" w:space="0" w:color="auto"/>
              <w:left w:val="single" w:sz="4" w:space="0" w:color="auto"/>
              <w:bottom w:val="single" w:sz="4" w:space="0" w:color="auto"/>
              <w:right w:val="single" w:sz="4" w:space="0" w:color="auto"/>
            </w:tcBorders>
          </w:tcPr>
          <w:p w14:paraId="44CD73F8" w14:textId="77777777" w:rsidR="001E02B3" w:rsidRPr="00ED3040" w:rsidRDefault="001E02B3" w:rsidP="00D26B6E">
            <w:pPr>
              <w:widowControl w:val="0"/>
              <w:autoSpaceDE w:val="0"/>
              <w:autoSpaceDN w:val="0"/>
              <w:adjustRightInd w:val="0"/>
              <w:rPr>
                <w:color w:val="000000" w:themeColor="text1"/>
                <w:lang w:val="es-CL"/>
              </w:rPr>
            </w:pPr>
            <w:r w:rsidRPr="00ED3040">
              <w:rPr>
                <w:color w:val="000000" w:themeColor="text1"/>
                <w:lang w:val="es-CL"/>
              </w:rPr>
              <w:t>NOMBRES Y APELLIDOS</w:t>
            </w:r>
          </w:p>
        </w:tc>
        <w:tc>
          <w:tcPr>
            <w:tcW w:w="5101" w:type="dxa"/>
            <w:tcBorders>
              <w:top w:val="single" w:sz="4" w:space="0" w:color="auto"/>
              <w:left w:val="single" w:sz="4" w:space="0" w:color="auto"/>
              <w:bottom w:val="single" w:sz="4" w:space="0" w:color="auto"/>
              <w:right w:val="single" w:sz="4" w:space="0" w:color="auto"/>
            </w:tcBorders>
          </w:tcPr>
          <w:p w14:paraId="18E6D26E" w14:textId="77777777" w:rsidR="001E02B3" w:rsidRPr="00ED3040" w:rsidRDefault="001E02B3" w:rsidP="00D26B6E">
            <w:pPr>
              <w:widowControl w:val="0"/>
              <w:autoSpaceDE w:val="0"/>
              <w:autoSpaceDN w:val="0"/>
              <w:adjustRightInd w:val="0"/>
              <w:rPr>
                <w:color w:val="000000" w:themeColor="text1"/>
                <w:lang w:val="es-CL"/>
              </w:rPr>
            </w:pPr>
          </w:p>
        </w:tc>
      </w:tr>
      <w:tr w:rsidR="001E02B3" w:rsidRPr="00ED3040" w14:paraId="249A45B8" w14:textId="77777777" w:rsidTr="00D26B6E">
        <w:tc>
          <w:tcPr>
            <w:tcW w:w="4750" w:type="dxa"/>
            <w:tcBorders>
              <w:top w:val="single" w:sz="4" w:space="0" w:color="auto"/>
              <w:left w:val="single" w:sz="4" w:space="0" w:color="auto"/>
              <w:bottom w:val="single" w:sz="4" w:space="0" w:color="auto"/>
              <w:right w:val="single" w:sz="4" w:space="0" w:color="auto"/>
            </w:tcBorders>
          </w:tcPr>
          <w:p w14:paraId="6DAEB297" w14:textId="77777777" w:rsidR="001E02B3" w:rsidRPr="00ED3040" w:rsidRDefault="001E02B3" w:rsidP="00D26B6E">
            <w:pPr>
              <w:widowControl w:val="0"/>
              <w:autoSpaceDE w:val="0"/>
              <w:autoSpaceDN w:val="0"/>
              <w:adjustRightInd w:val="0"/>
              <w:rPr>
                <w:color w:val="000000" w:themeColor="text1"/>
                <w:lang w:val="es-CL"/>
              </w:rPr>
            </w:pPr>
            <w:r w:rsidRPr="00ED3040">
              <w:rPr>
                <w:color w:val="000000" w:themeColor="text1"/>
                <w:lang w:val="es-CL"/>
              </w:rPr>
              <w:t>CEDULA DE IDENTIDAD N°</w:t>
            </w:r>
          </w:p>
        </w:tc>
        <w:tc>
          <w:tcPr>
            <w:tcW w:w="5101" w:type="dxa"/>
            <w:tcBorders>
              <w:top w:val="single" w:sz="4" w:space="0" w:color="auto"/>
              <w:left w:val="single" w:sz="4" w:space="0" w:color="auto"/>
              <w:bottom w:val="single" w:sz="4" w:space="0" w:color="auto"/>
              <w:right w:val="single" w:sz="4" w:space="0" w:color="auto"/>
            </w:tcBorders>
          </w:tcPr>
          <w:p w14:paraId="62063E8B" w14:textId="77777777" w:rsidR="001E02B3" w:rsidRPr="00ED3040" w:rsidRDefault="001E02B3" w:rsidP="00D26B6E">
            <w:pPr>
              <w:widowControl w:val="0"/>
              <w:autoSpaceDE w:val="0"/>
              <w:autoSpaceDN w:val="0"/>
              <w:adjustRightInd w:val="0"/>
              <w:rPr>
                <w:color w:val="000000" w:themeColor="text1"/>
                <w:lang w:val="es-CL"/>
              </w:rPr>
            </w:pPr>
          </w:p>
        </w:tc>
      </w:tr>
      <w:tr w:rsidR="001E02B3" w:rsidRPr="00ED3040" w14:paraId="2E1E2053" w14:textId="77777777" w:rsidTr="00D26B6E">
        <w:tc>
          <w:tcPr>
            <w:tcW w:w="4750" w:type="dxa"/>
            <w:tcBorders>
              <w:top w:val="single" w:sz="4" w:space="0" w:color="auto"/>
              <w:left w:val="single" w:sz="4" w:space="0" w:color="auto"/>
              <w:bottom w:val="single" w:sz="4" w:space="0" w:color="auto"/>
              <w:right w:val="single" w:sz="4" w:space="0" w:color="auto"/>
            </w:tcBorders>
          </w:tcPr>
          <w:p w14:paraId="4D717AE9" w14:textId="77777777" w:rsidR="001E02B3" w:rsidRPr="00ED3040" w:rsidRDefault="001E02B3" w:rsidP="00D26B6E">
            <w:pPr>
              <w:widowControl w:val="0"/>
              <w:autoSpaceDE w:val="0"/>
              <w:autoSpaceDN w:val="0"/>
              <w:adjustRightInd w:val="0"/>
              <w:rPr>
                <w:color w:val="000000" w:themeColor="text1"/>
                <w:lang w:val="es-CL"/>
              </w:rPr>
            </w:pPr>
            <w:r w:rsidRPr="00ED3040">
              <w:rPr>
                <w:color w:val="000000" w:themeColor="text1"/>
                <w:lang w:val="es-CL"/>
              </w:rPr>
              <w:t>CARGO</w:t>
            </w:r>
          </w:p>
        </w:tc>
        <w:tc>
          <w:tcPr>
            <w:tcW w:w="5101" w:type="dxa"/>
            <w:tcBorders>
              <w:top w:val="single" w:sz="4" w:space="0" w:color="auto"/>
              <w:left w:val="single" w:sz="4" w:space="0" w:color="auto"/>
              <w:bottom w:val="single" w:sz="4" w:space="0" w:color="auto"/>
              <w:right w:val="single" w:sz="4" w:space="0" w:color="auto"/>
            </w:tcBorders>
          </w:tcPr>
          <w:p w14:paraId="15851909" w14:textId="77777777" w:rsidR="001E02B3" w:rsidRPr="00ED3040" w:rsidRDefault="001E02B3" w:rsidP="00D26B6E">
            <w:pPr>
              <w:widowControl w:val="0"/>
              <w:autoSpaceDE w:val="0"/>
              <w:autoSpaceDN w:val="0"/>
              <w:adjustRightInd w:val="0"/>
              <w:rPr>
                <w:color w:val="000000" w:themeColor="text1"/>
                <w:lang w:val="es-CL"/>
              </w:rPr>
            </w:pPr>
          </w:p>
        </w:tc>
      </w:tr>
      <w:tr w:rsidR="001E02B3" w:rsidRPr="00ED3040" w14:paraId="4CE4287A" w14:textId="77777777" w:rsidTr="00D26B6E">
        <w:tc>
          <w:tcPr>
            <w:tcW w:w="4750" w:type="dxa"/>
            <w:tcBorders>
              <w:top w:val="single" w:sz="4" w:space="0" w:color="auto"/>
              <w:left w:val="single" w:sz="4" w:space="0" w:color="auto"/>
              <w:bottom w:val="single" w:sz="4" w:space="0" w:color="auto"/>
              <w:right w:val="single" w:sz="4" w:space="0" w:color="auto"/>
            </w:tcBorders>
          </w:tcPr>
          <w:p w14:paraId="54CAD084" w14:textId="77777777" w:rsidR="001E02B3" w:rsidRPr="00ED3040" w:rsidRDefault="001E02B3" w:rsidP="00D26B6E">
            <w:pPr>
              <w:widowControl w:val="0"/>
              <w:autoSpaceDE w:val="0"/>
              <w:autoSpaceDN w:val="0"/>
              <w:adjustRightInd w:val="0"/>
              <w:rPr>
                <w:color w:val="000000" w:themeColor="text1"/>
                <w:lang w:val="es-CL"/>
              </w:rPr>
            </w:pPr>
            <w:r w:rsidRPr="00ED3040">
              <w:rPr>
                <w:color w:val="000000" w:themeColor="text1"/>
                <w:lang w:val="es-CL"/>
              </w:rPr>
              <w:t>TELÉFONO</w:t>
            </w:r>
          </w:p>
        </w:tc>
        <w:tc>
          <w:tcPr>
            <w:tcW w:w="5101" w:type="dxa"/>
            <w:tcBorders>
              <w:top w:val="single" w:sz="4" w:space="0" w:color="auto"/>
              <w:left w:val="single" w:sz="4" w:space="0" w:color="auto"/>
              <w:bottom w:val="single" w:sz="4" w:space="0" w:color="auto"/>
              <w:right w:val="single" w:sz="4" w:space="0" w:color="auto"/>
            </w:tcBorders>
          </w:tcPr>
          <w:p w14:paraId="03AE32EC" w14:textId="77777777" w:rsidR="001E02B3" w:rsidRPr="00ED3040" w:rsidRDefault="001E02B3" w:rsidP="00D26B6E">
            <w:pPr>
              <w:widowControl w:val="0"/>
              <w:autoSpaceDE w:val="0"/>
              <w:autoSpaceDN w:val="0"/>
              <w:adjustRightInd w:val="0"/>
              <w:rPr>
                <w:color w:val="000000" w:themeColor="text1"/>
                <w:lang w:val="es-CL"/>
              </w:rPr>
            </w:pPr>
          </w:p>
        </w:tc>
      </w:tr>
      <w:tr w:rsidR="001E02B3" w:rsidRPr="00ED3040" w14:paraId="41E040F7" w14:textId="77777777" w:rsidTr="00D26B6E">
        <w:tc>
          <w:tcPr>
            <w:tcW w:w="4750" w:type="dxa"/>
            <w:tcBorders>
              <w:top w:val="single" w:sz="4" w:space="0" w:color="auto"/>
              <w:left w:val="single" w:sz="4" w:space="0" w:color="auto"/>
              <w:bottom w:val="single" w:sz="4" w:space="0" w:color="auto"/>
              <w:right w:val="single" w:sz="4" w:space="0" w:color="auto"/>
            </w:tcBorders>
          </w:tcPr>
          <w:p w14:paraId="67F1B89E" w14:textId="77777777" w:rsidR="001E02B3" w:rsidRPr="00ED3040" w:rsidRDefault="001E02B3" w:rsidP="00D26B6E">
            <w:pPr>
              <w:widowControl w:val="0"/>
              <w:autoSpaceDE w:val="0"/>
              <w:autoSpaceDN w:val="0"/>
              <w:adjustRightInd w:val="0"/>
              <w:rPr>
                <w:color w:val="000000" w:themeColor="text1"/>
                <w:lang w:val="es-CL"/>
              </w:rPr>
            </w:pPr>
            <w:r w:rsidRPr="00ED3040">
              <w:rPr>
                <w:color w:val="000000" w:themeColor="text1"/>
                <w:lang w:val="es-CL"/>
              </w:rPr>
              <w:t>CORREO ELECTRÓNICO</w:t>
            </w:r>
          </w:p>
        </w:tc>
        <w:tc>
          <w:tcPr>
            <w:tcW w:w="5101" w:type="dxa"/>
            <w:tcBorders>
              <w:top w:val="single" w:sz="4" w:space="0" w:color="auto"/>
              <w:left w:val="single" w:sz="4" w:space="0" w:color="auto"/>
              <w:bottom w:val="single" w:sz="4" w:space="0" w:color="auto"/>
              <w:right w:val="single" w:sz="4" w:space="0" w:color="auto"/>
            </w:tcBorders>
          </w:tcPr>
          <w:p w14:paraId="3F447F9B" w14:textId="77777777" w:rsidR="001E02B3" w:rsidRPr="00ED3040" w:rsidRDefault="001E02B3" w:rsidP="00D26B6E">
            <w:pPr>
              <w:widowControl w:val="0"/>
              <w:autoSpaceDE w:val="0"/>
              <w:autoSpaceDN w:val="0"/>
              <w:adjustRightInd w:val="0"/>
              <w:rPr>
                <w:color w:val="000000" w:themeColor="text1"/>
                <w:lang w:val="es-CL"/>
              </w:rPr>
            </w:pPr>
          </w:p>
        </w:tc>
      </w:tr>
    </w:tbl>
    <w:p w14:paraId="53290D89" w14:textId="77777777" w:rsidR="001E02B3" w:rsidRPr="00ED3040" w:rsidRDefault="001E02B3" w:rsidP="001E02B3">
      <w:pPr>
        <w:pStyle w:val="Sangradetextonormal"/>
        <w:ind w:left="1418" w:hanging="851"/>
        <w:rPr>
          <w:color w:val="000000" w:themeColor="text1"/>
          <w:sz w:val="16"/>
          <w:szCs w:val="16"/>
          <w:u w:val="single"/>
          <w:lang w:val="es-CL"/>
        </w:rPr>
      </w:pPr>
    </w:p>
    <w:p w14:paraId="68F91762" w14:textId="77777777" w:rsidR="001E02B3" w:rsidRPr="00ED3040" w:rsidRDefault="001E02B3" w:rsidP="001E02B3">
      <w:pPr>
        <w:rPr>
          <w:color w:val="000000" w:themeColor="text1"/>
          <w:lang w:val="es-CL" w:eastAsia="x-none"/>
        </w:rPr>
      </w:pPr>
      <w:r w:rsidRPr="00ED3040">
        <w:rPr>
          <w:b/>
          <w:color w:val="000000" w:themeColor="text1"/>
          <w:lang w:val="es-CL" w:eastAsia="x-none"/>
        </w:rPr>
        <w:t>NOTAS:</w:t>
      </w:r>
      <w:r w:rsidRPr="00ED3040">
        <w:rPr>
          <w:color w:val="000000" w:themeColor="text1"/>
          <w:lang w:val="es-CL" w:eastAsia="x-none"/>
        </w:rPr>
        <w:t xml:space="preserve"> </w:t>
      </w:r>
    </w:p>
    <w:p w14:paraId="370309E8" w14:textId="77777777" w:rsidR="001E02B3" w:rsidRPr="00ED3040" w:rsidRDefault="001E02B3" w:rsidP="001E02B3">
      <w:pPr>
        <w:numPr>
          <w:ilvl w:val="0"/>
          <w:numId w:val="6"/>
        </w:numPr>
        <w:ind w:left="142" w:hanging="284"/>
        <w:jc w:val="both"/>
        <w:rPr>
          <w:color w:val="000000" w:themeColor="text1"/>
          <w:lang w:val="es-CL" w:eastAsia="x-none"/>
        </w:rPr>
      </w:pPr>
      <w:r w:rsidRPr="00ED3040">
        <w:rPr>
          <w:color w:val="000000" w:themeColor="text1"/>
          <w:lang w:val="es-CL" w:eastAsia="x-none"/>
        </w:rPr>
        <w:t>El correo electrónico que se indique como contacto “Coordinador de Contrato”, será considerado para notificar formalmente el lugar, día y hora para proceder a realizar el retiro de los ejemplares de Contrato y además se considerará para ser ingresado en la plataforma electrónica de “Registro de acuerdos con plazo excepcional” del Ministerio de Economía, Fomento y Turismo.</w:t>
      </w:r>
    </w:p>
    <w:p w14:paraId="0A9FD410" w14:textId="77777777" w:rsidR="001E02B3" w:rsidRPr="00ED3040" w:rsidRDefault="001E02B3" w:rsidP="001E02B3">
      <w:pPr>
        <w:rPr>
          <w:color w:val="000000" w:themeColor="text1"/>
          <w:sz w:val="16"/>
          <w:szCs w:val="16"/>
          <w:lang w:val="es-CL" w:eastAsia="x-none"/>
        </w:rPr>
      </w:pPr>
    </w:p>
    <w:p w14:paraId="309727EE" w14:textId="77777777" w:rsidR="001E02B3" w:rsidRPr="00ED3040" w:rsidRDefault="001E02B3" w:rsidP="001E02B3">
      <w:pPr>
        <w:numPr>
          <w:ilvl w:val="0"/>
          <w:numId w:val="6"/>
        </w:numPr>
        <w:ind w:left="142" w:hanging="284"/>
        <w:jc w:val="both"/>
        <w:rPr>
          <w:color w:val="000000" w:themeColor="text1"/>
          <w:lang w:val="es-CL"/>
        </w:rPr>
      </w:pPr>
      <w:r w:rsidRPr="00ED3040">
        <w:rPr>
          <w:color w:val="000000" w:themeColor="text1"/>
          <w:lang w:val="es-CL" w:eastAsia="x-none"/>
        </w:rPr>
        <w:t>El correo electrónico que se indique como contacto “Coordinador para trámite de multas” será el que se considere para notificar formalmente el trámite de multa correspondiente durante la vigencia de contrato</w:t>
      </w:r>
    </w:p>
    <w:p w14:paraId="31E39F31" w14:textId="77777777" w:rsidR="001E02B3" w:rsidRPr="00ED3040" w:rsidRDefault="001E02B3" w:rsidP="001E02B3">
      <w:pPr>
        <w:rPr>
          <w:b/>
          <w:bCs/>
          <w:color w:val="000000" w:themeColor="text1"/>
          <w:sz w:val="28"/>
          <w:szCs w:val="28"/>
          <w:u w:val="single"/>
          <w:lang w:val="es-CL"/>
        </w:rPr>
      </w:pPr>
    </w:p>
    <w:p w14:paraId="045EEA74" w14:textId="77777777" w:rsidR="001E02B3" w:rsidRPr="00ED3040" w:rsidRDefault="001E02B3" w:rsidP="001E02B3">
      <w:pPr>
        <w:rPr>
          <w:b/>
          <w:bCs/>
          <w:color w:val="000000" w:themeColor="text1"/>
          <w:sz w:val="28"/>
          <w:szCs w:val="28"/>
          <w:u w:val="single"/>
          <w:lang w:val="es-CL"/>
        </w:rPr>
      </w:pPr>
    </w:p>
    <w:p w14:paraId="48551AD7" w14:textId="77777777" w:rsidR="001E02B3" w:rsidRPr="00ED3040" w:rsidRDefault="001E02B3" w:rsidP="001E02B3">
      <w:pPr>
        <w:pStyle w:val="Textodebloque1"/>
        <w:tabs>
          <w:tab w:val="left" w:pos="1134"/>
        </w:tabs>
        <w:jc w:val="center"/>
        <w:rPr>
          <w:b/>
          <w:color w:val="000000" w:themeColor="text1"/>
          <w:sz w:val="28"/>
          <w:szCs w:val="28"/>
          <w:lang w:val="es-CL"/>
        </w:rPr>
      </w:pPr>
      <w:r w:rsidRPr="00ED3040">
        <w:rPr>
          <w:b/>
          <w:color w:val="000000" w:themeColor="text1"/>
          <w:sz w:val="28"/>
          <w:szCs w:val="28"/>
          <w:lang w:val="es-CL"/>
        </w:rPr>
        <w:t>FIRMA PROPONENTE</w:t>
      </w:r>
    </w:p>
    <w:p w14:paraId="03F37483" w14:textId="77777777" w:rsidR="001E02B3" w:rsidRPr="00ED3040" w:rsidRDefault="001E02B3" w:rsidP="001E02B3">
      <w:pPr>
        <w:pStyle w:val="Textodebloque1"/>
        <w:tabs>
          <w:tab w:val="left" w:pos="1134"/>
        </w:tabs>
        <w:jc w:val="center"/>
        <w:rPr>
          <w:b/>
          <w:color w:val="000000" w:themeColor="text1"/>
          <w:sz w:val="28"/>
          <w:szCs w:val="28"/>
          <w:lang w:val="es-CL"/>
        </w:rPr>
      </w:pPr>
      <w:r w:rsidRPr="00ED3040">
        <w:rPr>
          <w:b/>
          <w:color w:val="000000" w:themeColor="text1"/>
          <w:sz w:val="28"/>
          <w:szCs w:val="28"/>
          <w:lang w:val="es-CL"/>
        </w:rPr>
        <w:t xml:space="preserve"> O REPRESENTANTE LEGAL</w:t>
      </w:r>
    </w:p>
    <w:p w14:paraId="2DC9873A" w14:textId="77777777" w:rsidR="001E02B3" w:rsidRPr="00ED3040" w:rsidRDefault="001E02B3" w:rsidP="001E02B3">
      <w:pPr>
        <w:rPr>
          <w:b/>
          <w:color w:val="000000" w:themeColor="text1"/>
          <w:sz w:val="28"/>
          <w:szCs w:val="28"/>
          <w:lang w:val="es-CL"/>
        </w:rPr>
      </w:pPr>
    </w:p>
    <w:p w14:paraId="27559A68" w14:textId="77777777" w:rsidR="001E02B3" w:rsidRPr="00ED3040" w:rsidRDefault="001E02B3" w:rsidP="001E02B3">
      <w:pPr>
        <w:rPr>
          <w:b/>
          <w:color w:val="000000" w:themeColor="text1"/>
          <w:sz w:val="28"/>
          <w:szCs w:val="28"/>
          <w:lang w:val="es-CL"/>
        </w:rPr>
      </w:pPr>
    </w:p>
    <w:p w14:paraId="1A11558F" w14:textId="77777777" w:rsidR="001E02B3" w:rsidRPr="00ED3040" w:rsidRDefault="001E02B3" w:rsidP="001E02B3">
      <w:pPr>
        <w:rPr>
          <w:b/>
          <w:color w:val="000000" w:themeColor="text1"/>
          <w:sz w:val="28"/>
          <w:szCs w:val="28"/>
          <w:lang w:val="es-CL"/>
        </w:rPr>
      </w:pPr>
      <w:r w:rsidRPr="00ED3040">
        <w:rPr>
          <w:b/>
          <w:color w:val="000000" w:themeColor="text1"/>
          <w:sz w:val="28"/>
          <w:szCs w:val="28"/>
          <w:lang w:val="es-CL"/>
        </w:rPr>
        <w:t xml:space="preserve">CIUDAD, a ________ de __________ </w:t>
      </w:r>
      <w:proofErr w:type="spellStart"/>
      <w:r w:rsidRPr="00ED3040">
        <w:rPr>
          <w:b/>
          <w:color w:val="000000" w:themeColor="text1"/>
          <w:sz w:val="28"/>
          <w:szCs w:val="28"/>
          <w:lang w:val="es-CL"/>
        </w:rPr>
        <w:t>de</w:t>
      </w:r>
      <w:proofErr w:type="spellEnd"/>
      <w:r w:rsidRPr="00ED3040">
        <w:rPr>
          <w:b/>
          <w:color w:val="000000" w:themeColor="text1"/>
          <w:sz w:val="28"/>
          <w:szCs w:val="28"/>
          <w:lang w:val="es-CL"/>
        </w:rPr>
        <w:t xml:space="preserve"> 2026.</w:t>
      </w:r>
    </w:p>
    <w:p w14:paraId="313A72E2" w14:textId="77777777" w:rsidR="001E02B3" w:rsidRDefault="001E02B3" w:rsidP="001E02B3">
      <w:pPr>
        <w:rPr>
          <w:b/>
          <w:bCs/>
          <w:color w:val="000000" w:themeColor="text1"/>
          <w:sz w:val="28"/>
          <w:szCs w:val="28"/>
          <w:u w:val="single"/>
          <w:lang w:val="es-CL"/>
        </w:rPr>
      </w:pPr>
    </w:p>
    <w:p w14:paraId="260C1742" w14:textId="2EACAB75" w:rsidR="001E02B3" w:rsidRPr="00ED3040" w:rsidRDefault="001E02B3" w:rsidP="001E02B3">
      <w:pPr>
        <w:rPr>
          <w:b/>
          <w:bCs/>
          <w:color w:val="000000" w:themeColor="text1"/>
          <w:sz w:val="28"/>
          <w:szCs w:val="28"/>
          <w:u w:val="single"/>
          <w:lang w:val="es-CL"/>
        </w:rPr>
      </w:pPr>
      <w:r w:rsidRPr="00ED3040">
        <w:rPr>
          <w:b/>
          <w:bCs/>
          <w:color w:val="000000" w:themeColor="text1"/>
          <w:sz w:val="28"/>
          <w:szCs w:val="28"/>
          <w:u w:val="single"/>
          <w:lang w:val="es-CL"/>
        </w:rPr>
        <w:lastRenderedPageBreak/>
        <w:t>Formulario Nº3.-</w:t>
      </w:r>
    </w:p>
    <w:p w14:paraId="38E4FD51" w14:textId="77777777" w:rsidR="001E02B3" w:rsidRPr="00ED3040" w:rsidRDefault="001E02B3" w:rsidP="001E02B3">
      <w:pPr>
        <w:rPr>
          <w:b/>
          <w:bCs/>
          <w:color w:val="000000" w:themeColor="text1"/>
          <w:sz w:val="28"/>
          <w:szCs w:val="28"/>
          <w:u w:val="single"/>
          <w:lang w:val="es-CL"/>
        </w:rPr>
      </w:pPr>
    </w:p>
    <w:p w14:paraId="43D6EB0F" w14:textId="77777777" w:rsidR="001E02B3" w:rsidRPr="00ED3040" w:rsidRDefault="001E02B3" w:rsidP="001E02B3">
      <w:pPr>
        <w:jc w:val="center"/>
        <w:rPr>
          <w:b/>
          <w:color w:val="000000" w:themeColor="text1"/>
          <w:sz w:val="28"/>
          <w:szCs w:val="28"/>
          <w:lang w:val="es-CL"/>
        </w:rPr>
      </w:pPr>
      <w:r w:rsidRPr="00ED3040">
        <w:rPr>
          <w:b/>
          <w:color w:val="000000" w:themeColor="text1"/>
          <w:sz w:val="28"/>
          <w:szCs w:val="28"/>
          <w:lang w:val="es-CL"/>
        </w:rPr>
        <w:t xml:space="preserve">“CONTRATO POR EL </w:t>
      </w:r>
      <w:r w:rsidRPr="00DB0965">
        <w:rPr>
          <w:b/>
          <w:sz w:val="28"/>
          <w:szCs w:val="28"/>
          <w:lang w:val="es-CL"/>
        </w:rPr>
        <w:t>SERVICIO DE MANTENIMI</w:t>
      </w:r>
      <w:r>
        <w:rPr>
          <w:b/>
          <w:sz w:val="28"/>
          <w:szCs w:val="28"/>
          <w:lang w:val="es-CL"/>
        </w:rPr>
        <w:t>EN</w:t>
      </w:r>
      <w:r w:rsidRPr="00DB0965">
        <w:rPr>
          <w:b/>
          <w:sz w:val="28"/>
          <w:szCs w:val="28"/>
          <w:lang w:val="es-CL"/>
        </w:rPr>
        <w:t>TO, REPARACI</w:t>
      </w:r>
      <w:r>
        <w:rPr>
          <w:b/>
          <w:sz w:val="28"/>
          <w:szCs w:val="28"/>
          <w:lang w:val="es-CL"/>
        </w:rPr>
        <w:t>Ó</w:t>
      </w:r>
      <w:r w:rsidRPr="00DB0965">
        <w:rPr>
          <w:b/>
          <w:sz w:val="28"/>
          <w:szCs w:val="28"/>
          <w:lang w:val="es-CL"/>
        </w:rPr>
        <w:t>N Y LIMPIEZA DE FOSAS, CAMARAS Y ALCANTARILLADOS DE LAS INSTALACIONES SANITARIAS, DEL CUARTEL “LA LAJA” Y EL CIE “RÍO PESCADO</w:t>
      </w:r>
      <w:r w:rsidRPr="00ED3040">
        <w:rPr>
          <w:b/>
          <w:bCs/>
          <w:color w:val="000000" w:themeColor="text1"/>
          <w:sz w:val="28"/>
          <w:szCs w:val="28"/>
          <w:lang w:val="es-CL"/>
        </w:rPr>
        <w:t>”</w:t>
      </w:r>
      <w:r w:rsidRPr="00ED3040">
        <w:rPr>
          <w:b/>
          <w:color w:val="000000" w:themeColor="text1"/>
          <w:sz w:val="28"/>
          <w:szCs w:val="28"/>
          <w:lang w:val="es-CL"/>
        </w:rPr>
        <w:t>.</w:t>
      </w:r>
    </w:p>
    <w:p w14:paraId="2704881A" w14:textId="77777777" w:rsidR="001E02B3" w:rsidRPr="00ED3040" w:rsidRDefault="001E02B3" w:rsidP="001E02B3">
      <w:pPr>
        <w:jc w:val="center"/>
        <w:rPr>
          <w:color w:val="000000" w:themeColor="text1"/>
          <w:szCs w:val="28"/>
          <w:lang w:val="es-CL"/>
        </w:rPr>
      </w:pPr>
    </w:p>
    <w:p w14:paraId="73E60544" w14:textId="77777777" w:rsidR="001E02B3" w:rsidRPr="00ED3040" w:rsidRDefault="001E02B3" w:rsidP="001E02B3">
      <w:pPr>
        <w:jc w:val="center"/>
        <w:rPr>
          <w:b/>
          <w:color w:val="000000" w:themeColor="text1"/>
          <w:sz w:val="28"/>
          <w:szCs w:val="28"/>
          <w:lang w:val="es-CL"/>
        </w:rPr>
      </w:pPr>
      <w:r w:rsidRPr="00ED3040">
        <w:rPr>
          <w:b/>
          <w:color w:val="000000" w:themeColor="text1"/>
          <w:sz w:val="28"/>
          <w:szCs w:val="28"/>
          <w:u w:val="single"/>
          <w:lang w:val="es-CL"/>
        </w:rPr>
        <w:t>DECLARACIÓN HABILITACIÓN PARA CONTRATAR CON LA ADMINISTRACIÓN DEL ESTADO</w:t>
      </w:r>
    </w:p>
    <w:p w14:paraId="5A64E7E7" w14:textId="77777777" w:rsidR="001E02B3" w:rsidRPr="00ED3040" w:rsidRDefault="001E02B3" w:rsidP="001E02B3">
      <w:pPr>
        <w:pStyle w:val="Textoindependiente"/>
        <w:ind w:right="51"/>
        <w:jc w:val="center"/>
        <w:rPr>
          <w:b/>
          <w:color w:val="000000" w:themeColor="text1"/>
          <w:sz w:val="16"/>
          <w:szCs w:val="16"/>
          <w:lang w:val="es-CL"/>
        </w:rPr>
      </w:pPr>
    </w:p>
    <w:p w14:paraId="6C217FD4" w14:textId="77777777" w:rsidR="001E02B3" w:rsidRPr="00ED3040" w:rsidRDefault="001E02B3" w:rsidP="001E02B3">
      <w:pPr>
        <w:rPr>
          <w:b/>
          <w:color w:val="000000" w:themeColor="text1"/>
          <w:sz w:val="28"/>
          <w:szCs w:val="28"/>
          <w:lang w:val="es-CL"/>
        </w:rPr>
      </w:pPr>
    </w:p>
    <w:p w14:paraId="5C31CBF8" w14:textId="77777777" w:rsidR="001E02B3" w:rsidRPr="00ED3040" w:rsidRDefault="001E02B3" w:rsidP="001E02B3">
      <w:pPr>
        <w:spacing w:line="360" w:lineRule="auto"/>
        <w:ind w:left="284"/>
        <w:rPr>
          <w:color w:val="000000" w:themeColor="text1"/>
          <w:sz w:val="28"/>
          <w:szCs w:val="28"/>
          <w:lang w:val="es-CL"/>
        </w:rPr>
      </w:pPr>
      <w:r w:rsidRPr="00ED3040">
        <w:rPr>
          <w:color w:val="000000" w:themeColor="text1"/>
          <w:sz w:val="28"/>
          <w:szCs w:val="28"/>
          <w:lang w:val="es-CL"/>
        </w:rPr>
        <w:t>En _____________ a ______ días del mes de ____________ ______de 20__, comparece _______________, de nacionalidad _______________, profesión ___________________, RUT Nº __________________, con domicilio en ________________________, (por sí) (en su calidad de representante legal de ___________), quien expone:</w:t>
      </w:r>
    </w:p>
    <w:p w14:paraId="7D6ACEEB" w14:textId="77777777" w:rsidR="001E02B3" w:rsidRPr="00ED3040" w:rsidRDefault="001E02B3" w:rsidP="001E02B3">
      <w:pPr>
        <w:pStyle w:val="Textoindependienteprimerasangra2"/>
        <w:spacing w:line="360" w:lineRule="auto"/>
        <w:ind w:left="0" w:firstLine="0"/>
        <w:jc w:val="both"/>
        <w:rPr>
          <w:color w:val="000000" w:themeColor="text1"/>
          <w:sz w:val="28"/>
          <w:szCs w:val="28"/>
          <w:lang w:val="es-CL"/>
        </w:rPr>
      </w:pPr>
    </w:p>
    <w:p w14:paraId="059107CF" w14:textId="77777777" w:rsidR="001E02B3" w:rsidRPr="00ED3040" w:rsidRDefault="001E02B3" w:rsidP="001E02B3">
      <w:pPr>
        <w:pStyle w:val="Textodebloque1"/>
        <w:tabs>
          <w:tab w:val="left" w:pos="1134"/>
        </w:tabs>
        <w:ind w:left="0" w:firstLine="0"/>
        <w:rPr>
          <w:b/>
          <w:strike/>
          <w:color w:val="000000" w:themeColor="text1"/>
          <w:sz w:val="28"/>
          <w:szCs w:val="28"/>
          <w:lang w:val="es-CL"/>
        </w:rPr>
      </w:pPr>
      <w:r w:rsidRPr="00ED3040">
        <w:rPr>
          <w:color w:val="000000" w:themeColor="text1"/>
          <w:sz w:val="28"/>
          <w:szCs w:val="28"/>
          <w:lang w:val="es-CL"/>
        </w:rPr>
        <w:t>Declaro que como oferente e</w:t>
      </w:r>
      <w:r>
        <w:rPr>
          <w:color w:val="000000" w:themeColor="text1"/>
          <w:sz w:val="28"/>
          <w:szCs w:val="28"/>
          <w:lang w:val="es-CL"/>
        </w:rPr>
        <w:t>n la propuesta pública del Regimiento N.° 12 Sangra</w:t>
      </w:r>
      <w:r w:rsidRPr="00ED3040">
        <w:rPr>
          <w:color w:val="000000" w:themeColor="text1"/>
          <w:sz w:val="28"/>
          <w:szCs w:val="28"/>
          <w:lang w:val="es-CL"/>
        </w:rPr>
        <w:t xml:space="preserve">, para el “CONTRATO POR EL </w:t>
      </w:r>
      <w:r w:rsidRPr="00410B04">
        <w:rPr>
          <w:bCs/>
          <w:sz w:val="28"/>
          <w:szCs w:val="28"/>
          <w:lang w:val="es-CL"/>
        </w:rPr>
        <w:t>SERVICIO DE MANTENIMI</w:t>
      </w:r>
      <w:r>
        <w:rPr>
          <w:bCs/>
          <w:sz w:val="28"/>
          <w:szCs w:val="28"/>
          <w:lang w:val="es-CL"/>
        </w:rPr>
        <w:t>EN</w:t>
      </w:r>
      <w:r w:rsidRPr="00410B04">
        <w:rPr>
          <w:bCs/>
          <w:sz w:val="28"/>
          <w:szCs w:val="28"/>
          <w:lang w:val="es-CL"/>
        </w:rPr>
        <w:t>TO, REPARACI</w:t>
      </w:r>
      <w:r>
        <w:rPr>
          <w:bCs/>
          <w:sz w:val="28"/>
          <w:szCs w:val="28"/>
          <w:lang w:val="es-CL"/>
        </w:rPr>
        <w:t>Ó</w:t>
      </w:r>
      <w:r w:rsidRPr="00410B04">
        <w:rPr>
          <w:bCs/>
          <w:sz w:val="28"/>
          <w:szCs w:val="28"/>
          <w:lang w:val="es-CL"/>
        </w:rPr>
        <w:t>N Y LIMPIEZA DE FOSAS, CAMARAS Y ALCANTARILLADOS DE LAS INSTALACIONES SANITARIAS, DEL CUARTEL “LA LAJA” Y EL CIE “RÍO PESCADO</w:t>
      </w:r>
      <w:r w:rsidRPr="00ED3040">
        <w:rPr>
          <w:color w:val="000000" w:themeColor="text1"/>
          <w:sz w:val="28"/>
          <w:szCs w:val="28"/>
          <w:lang w:val="es-CL"/>
        </w:rPr>
        <w:t xml:space="preserve">”, no existen impedimentos o inhabilidades para contratar con la administración del Estado, de aquellos contemplados en el artículo 4, inciso 1° y artículo 35 </w:t>
      </w:r>
      <w:proofErr w:type="spellStart"/>
      <w:r w:rsidRPr="00ED3040">
        <w:rPr>
          <w:color w:val="000000" w:themeColor="text1"/>
          <w:sz w:val="28"/>
          <w:szCs w:val="28"/>
          <w:lang w:val="es-CL"/>
        </w:rPr>
        <w:t>quáter</w:t>
      </w:r>
      <w:proofErr w:type="spellEnd"/>
      <w:r w:rsidRPr="00ED3040">
        <w:rPr>
          <w:sz w:val="28"/>
          <w:szCs w:val="28"/>
          <w:lang w:val="es-CL"/>
        </w:rPr>
        <w:t>, de la ley Nº19.886, y artículo 8° y 10° de la Ley N°20.393,</w:t>
      </w:r>
      <w:r w:rsidRPr="00ED3040">
        <w:rPr>
          <w:lang w:val="es-CL"/>
        </w:rPr>
        <w:t xml:space="preserve"> </w:t>
      </w:r>
      <w:r w:rsidRPr="00ED3040">
        <w:rPr>
          <w:sz w:val="28"/>
          <w:szCs w:val="28"/>
          <w:lang w:val="es-CL"/>
        </w:rPr>
        <w:t>sustituidos por el artículo 50 de la Ley N°21.595, de delitos económicos, conforme a la inhabilitación regulada en su artículo 33</w:t>
      </w:r>
      <w:r w:rsidRPr="00ED3040">
        <w:rPr>
          <w:color w:val="000000" w:themeColor="text1"/>
          <w:sz w:val="28"/>
          <w:szCs w:val="28"/>
          <w:lang w:val="es-CL"/>
        </w:rPr>
        <w:t xml:space="preserve">, como tampoco, poseer las inhabilidades para contratar con la Administración establecidas en el decreto ley N°211 de 1973, artículo 26°, letra d), es decir, no podrán contratar con la Administración quienes hayan sido condenadas por el Tribunal de Defensa de la Libre Competencia. </w:t>
      </w:r>
    </w:p>
    <w:p w14:paraId="27E53C2F" w14:textId="77777777" w:rsidR="001E02B3" w:rsidRPr="00ED3040" w:rsidRDefault="001E02B3" w:rsidP="001E02B3">
      <w:pPr>
        <w:pStyle w:val="Textodebloque1"/>
        <w:tabs>
          <w:tab w:val="left" w:pos="1134"/>
        </w:tabs>
        <w:jc w:val="center"/>
        <w:rPr>
          <w:b/>
          <w:color w:val="000000" w:themeColor="text1"/>
          <w:sz w:val="28"/>
          <w:szCs w:val="28"/>
          <w:lang w:val="es-CL"/>
        </w:rPr>
      </w:pPr>
    </w:p>
    <w:p w14:paraId="2042A274" w14:textId="77777777" w:rsidR="001E02B3" w:rsidRPr="00ED3040" w:rsidRDefault="001E02B3" w:rsidP="001E02B3">
      <w:pPr>
        <w:pStyle w:val="Textodebloque1"/>
        <w:tabs>
          <w:tab w:val="left" w:pos="1134"/>
        </w:tabs>
        <w:jc w:val="center"/>
        <w:rPr>
          <w:b/>
          <w:color w:val="000000" w:themeColor="text1"/>
          <w:sz w:val="28"/>
          <w:szCs w:val="28"/>
          <w:lang w:val="es-CL"/>
        </w:rPr>
      </w:pPr>
    </w:p>
    <w:p w14:paraId="375F0BA4" w14:textId="77777777" w:rsidR="001E02B3" w:rsidRPr="00ED3040" w:rsidRDefault="001E02B3" w:rsidP="001E02B3">
      <w:pPr>
        <w:pStyle w:val="Textodebloque1"/>
        <w:tabs>
          <w:tab w:val="left" w:pos="1134"/>
        </w:tabs>
        <w:jc w:val="center"/>
        <w:rPr>
          <w:b/>
          <w:color w:val="000000" w:themeColor="text1"/>
          <w:sz w:val="28"/>
          <w:szCs w:val="28"/>
          <w:lang w:val="es-CL"/>
        </w:rPr>
      </w:pPr>
    </w:p>
    <w:p w14:paraId="544E61B4" w14:textId="77777777" w:rsidR="001E02B3" w:rsidRPr="00ED3040" w:rsidRDefault="001E02B3" w:rsidP="001E02B3">
      <w:pPr>
        <w:pStyle w:val="Textodebloque1"/>
        <w:tabs>
          <w:tab w:val="left" w:pos="1134"/>
        </w:tabs>
        <w:jc w:val="center"/>
        <w:rPr>
          <w:b/>
          <w:color w:val="000000" w:themeColor="text1"/>
          <w:sz w:val="28"/>
          <w:szCs w:val="28"/>
          <w:lang w:val="es-CL"/>
        </w:rPr>
      </w:pPr>
    </w:p>
    <w:p w14:paraId="5E070909" w14:textId="77777777" w:rsidR="001E02B3" w:rsidRPr="00ED3040" w:rsidRDefault="001E02B3" w:rsidP="001E02B3">
      <w:pPr>
        <w:pStyle w:val="Textodebloque1"/>
        <w:tabs>
          <w:tab w:val="left" w:pos="1134"/>
        </w:tabs>
        <w:jc w:val="center"/>
        <w:rPr>
          <w:b/>
          <w:color w:val="000000" w:themeColor="text1"/>
          <w:sz w:val="28"/>
          <w:szCs w:val="28"/>
          <w:lang w:val="es-CL"/>
        </w:rPr>
      </w:pPr>
      <w:r w:rsidRPr="00ED3040">
        <w:rPr>
          <w:b/>
          <w:color w:val="000000" w:themeColor="text1"/>
          <w:sz w:val="28"/>
          <w:szCs w:val="28"/>
          <w:lang w:val="es-CL"/>
        </w:rPr>
        <w:t>FIRMA OFERENTE</w:t>
      </w:r>
    </w:p>
    <w:p w14:paraId="4EF28585" w14:textId="425EDAC4" w:rsidR="001E02B3" w:rsidRDefault="001E02B3" w:rsidP="001E02B3">
      <w:pPr>
        <w:pStyle w:val="Textodebloque1"/>
        <w:tabs>
          <w:tab w:val="left" w:pos="1134"/>
        </w:tabs>
        <w:jc w:val="center"/>
        <w:rPr>
          <w:b/>
          <w:color w:val="000000" w:themeColor="text1"/>
          <w:sz w:val="28"/>
          <w:szCs w:val="28"/>
          <w:lang w:val="es-CL"/>
        </w:rPr>
      </w:pPr>
      <w:r w:rsidRPr="00ED3040">
        <w:rPr>
          <w:b/>
          <w:color w:val="000000" w:themeColor="text1"/>
          <w:sz w:val="28"/>
          <w:szCs w:val="28"/>
          <w:lang w:val="es-CL"/>
        </w:rPr>
        <w:t xml:space="preserve"> Y/O REPRESENTANTE LEGAL</w:t>
      </w:r>
    </w:p>
    <w:p w14:paraId="4BFB6E57" w14:textId="07C4D0FB" w:rsidR="00DB3E6E" w:rsidRDefault="00DB3E6E" w:rsidP="001E02B3">
      <w:pPr>
        <w:pStyle w:val="Textodebloque1"/>
        <w:tabs>
          <w:tab w:val="left" w:pos="1134"/>
        </w:tabs>
        <w:jc w:val="center"/>
        <w:rPr>
          <w:b/>
          <w:color w:val="000000" w:themeColor="text1"/>
          <w:sz w:val="28"/>
          <w:szCs w:val="28"/>
          <w:lang w:val="es-CL"/>
        </w:rPr>
      </w:pPr>
    </w:p>
    <w:p w14:paraId="2491EAB4" w14:textId="77777777" w:rsidR="00DB3E6E" w:rsidRPr="00ED3040" w:rsidRDefault="00DB3E6E" w:rsidP="001E02B3">
      <w:pPr>
        <w:pStyle w:val="Textodebloque1"/>
        <w:tabs>
          <w:tab w:val="left" w:pos="1134"/>
        </w:tabs>
        <w:jc w:val="center"/>
        <w:rPr>
          <w:b/>
          <w:color w:val="000000" w:themeColor="text1"/>
          <w:sz w:val="28"/>
          <w:szCs w:val="28"/>
          <w:lang w:val="es-CL"/>
        </w:rPr>
      </w:pPr>
    </w:p>
    <w:p w14:paraId="48F924B2" w14:textId="77777777" w:rsidR="001E02B3" w:rsidRPr="00ED3040" w:rsidRDefault="001E02B3" w:rsidP="001E02B3">
      <w:pPr>
        <w:rPr>
          <w:b/>
          <w:color w:val="000000" w:themeColor="text1"/>
          <w:sz w:val="28"/>
          <w:szCs w:val="28"/>
          <w:lang w:val="es-CL"/>
        </w:rPr>
      </w:pPr>
    </w:p>
    <w:p w14:paraId="1901914A" w14:textId="77777777" w:rsidR="001E02B3" w:rsidRPr="00DB0965" w:rsidRDefault="001E02B3" w:rsidP="001E02B3">
      <w:pPr>
        <w:rPr>
          <w:b/>
          <w:color w:val="000000" w:themeColor="text1"/>
          <w:sz w:val="28"/>
          <w:szCs w:val="28"/>
          <w:lang w:val="es-CL"/>
        </w:rPr>
      </w:pPr>
      <w:r w:rsidRPr="00ED3040">
        <w:rPr>
          <w:b/>
          <w:color w:val="000000" w:themeColor="text1"/>
          <w:sz w:val="28"/>
          <w:szCs w:val="28"/>
          <w:lang w:val="es-CL"/>
        </w:rPr>
        <w:t xml:space="preserve">CIUDAD, a ________ de __________ </w:t>
      </w:r>
      <w:proofErr w:type="spellStart"/>
      <w:r w:rsidRPr="00ED3040">
        <w:rPr>
          <w:b/>
          <w:color w:val="000000" w:themeColor="text1"/>
          <w:sz w:val="28"/>
          <w:szCs w:val="28"/>
          <w:lang w:val="es-CL"/>
        </w:rPr>
        <w:t>de</w:t>
      </w:r>
      <w:proofErr w:type="spellEnd"/>
      <w:r w:rsidRPr="00ED3040">
        <w:rPr>
          <w:b/>
          <w:color w:val="000000" w:themeColor="text1"/>
          <w:sz w:val="28"/>
          <w:szCs w:val="28"/>
          <w:lang w:val="es-CL"/>
        </w:rPr>
        <w:t xml:space="preserve"> 2026.</w:t>
      </w:r>
    </w:p>
    <w:p w14:paraId="6C2F8871" w14:textId="77777777" w:rsidR="001E02B3" w:rsidRDefault="001E02B3" w:rsidP="001E02B3">
      <w:pPr>
        <w:rPr>
          <w:b/>
          <w:bCs/>
          <w:color w:val="000000" w:themeColor="text1"/>
          <w:sz w:val="28"/>
          <w:szCs w:val="28"/>
          <w:u w:val="single"/>
          <w:lang w:val="es-CL"/>
        </w:rPr>
      </w:pPr>
    </w:p>
    <w:p w14:paraId="43D43E12" w14:textId="77777777" w:rsidR="001E02B3" w:rsidRDefault="001E02B3" w:rsidP="001E02B3">
      <w:pPr>
        <w:rPr>
          <w:b/>
          <w:bCs/>
          <w:color w:val="000000" w:themeColor="text1"/>
          <w:sz w:val="28"/>
          <w:szCs w:val="28"/>
          <w:u w:val="single"/>
          <w:lang w:val="es-CL"/>
        </w:rPr>
      </w:pPr>
    </w:p>
    <w:p w14:paraId="72DFF153" w14:textId="77777777" w:rsidR="001E02B3" w:rsidRDefault="001E02B3" w:rsidP="001E02B3">
      <w:pPr>
        <w:rPr>
          <w:b/>
          <w:bCs/>
          <w:color w:val="000000" w:themeColor="text1"/>
          <w:sz w:val="28"/>
          <w:szCs w:val="28"/>
          <w:u w:val="single"/>
          <w:lang w:val="es-CL"/>
        </w:rPr>
      </w:pPr>
    </w:p>
    <w:p w14:paraId="0BB44C1C" w14:textId="77777777" w:rsidR="001E02B3" w:rsidRDefault="001E02B3" w:rsidP="001E02B3">
      <w:pPr>
        <w:rPr>
          <w:b/>
          <w:bCs/>
          <w:color w:val="000000" w:themeColor="text1"/>
          <w:sz w:val="28"/>
          <w:szCs w:val="28"/>
          <w:u w:val="single"/>
          <w:lang w:val="es-CL"/>
        </w:rPr>
      </w:pPr>
    </w:p>
    <w:p w14:paraId="70CD87AD" w14:textId="77777777" w:rsidR="001E02B3" w:rsidRDefault="001E02B3" w:rsidP="001E02B3">
      <w:pPr>
        <w:rPr>
          <w:b/>
          <w:bCs/>
          <w:color w:val="000000" w:themeColor="text1"/>
          <w:sz w:val="28"/>
          <w:szCs w:val="28"/>
          <w:u w:val="single"/>
          <w:lang w:val="es-CL"/>
        </w:rPr>
      </w:pPr>
    </w:p>
    <w:p w14:paraId="43939D44" w14:textId="77777777" w:rsidR="001E02B3" w:rsidRDefault="001E02B3" w:rsidP="001E02B3">
      <w:pPr>
        <w:rPr>
          <w:b/>
          <w:bCs/>
          <w:color w:val="000000" w:themeColor="text1"/>
          <w:sz w:val="28"/>
          <w:szCs w:val="28"/>
          <w:u w:val="single"/>
          <w:lang w:val="es-CL"/>
        </w:rPr>
      </w:pPr>
    </w:p>
    <w:p w14:paraId="0816CC57" w14:textId="77777777" w:rsidR="001E02B3" w:rsidRDefault="001E02B3" w:rsidP="001E02B3">
      <w:pPr>
        <w:rPr>
          <w:b/>
          <w:bCs/>
          <w:color w:val="000000" w:themeColor="text1"/>
          <w:sz w:val="28"/>
          <w:szCs w:val="28"/>
          <w:u w:val="single"/>
          <w:lang w:val="es-CL"/>
        </w:rPr>
      </w:pPr>
    </w:p>
    <w:p w14:paraId="2744B473" w14:textId="77777777" w:rsidR="001E02B3" w:rsidRDefault="001E02B3" w:rsidP="001E02B3">
      <w:pPr>
        <w:rPr>
          <w:b/>
          <w:bCs/>
          <w:color w:val="000000" w:themeColor="text1"/>
          <w:sz w:val="28"/>
          <w:szCs w:val="28"/>
          <w:u w:val="single"/>
          <w:lang w:val="es-CL"/>
        </w:rPr>
      </w:pPr>
    </w:p>
    <w:p w14:paraId="44A1041B" w14:textId="77777777" w:rsidR="001E02B3" w:rsidRDefault="001E02B3" w:rsidP="001E02B3">
      <w:pPr>
        <w:rPr>
          <w:b/>
          <w:bCs/>
          <w:color w:val="000000" w:themeColor="text1"/>
          <w:sz w:val="28"/>
          <w:szCs w:val="28"/>
          <w:u w:val="single"/>
          <w:lang w:val="es-CL"/>
        </w:rPr>
      </w:pPr>
    </w:p>
    <w:p w14:paraId="326D328B" w14:textId="77777777" w:rsidR="001E02B3" w:rsidRDefault="001E02B3" w:rsidP="001E02B3">
      <w:pPr>
        <w:rPr>
          <w:b/>
          <w:bCs/>
          <w:color w:val="000000" w:themeColor="text1"/>
          <w:sz w:val="28"/>
          <w:szCs w:val="28"/>
          <w:u w:val="single"/>
          <w:lang w:val="es-CL"/>
        </w:rPr>
      </w:pPr>
    </w:p>
    <w:p w14:paraId="7692389B" w14:textId="348B3586" w:rsidR="001E02B3" w:rsidRPr="00ED3040" w:rsidRDefault="001E02B3" w:rsidP="001E02B3">
      <w:pPr>
        <w:rPr>
          <w:b/>
          <w:bCs/>
          <w:color w:val="000000" w:themeColor="text1"/>
          <w:sz w:val="28"/>
          <w:szCs w:val="28"/>
          <w:u w:val="single"/>
          <w:lang w:val="es-CL"/>
        </w:rPr>
      </w:pPr>
      <w:r w:rsidRPr="00ED3040">
        <w:rPr>
          <w:b/>
          <w:bCs/>
          <w:color w:val="000000" w:themeColor="text1"/>
          <w:sz w:val="28"/>
          <w:szCs w:val="28"/>
          <w:u w:val="single"/>
          <w:lang w:val="es-CL"/>
        </w:rPr>
        <w:lastRenderedPageBreak/>
        <w:t>Formulario Nº4.-</w:t>
      </w:r>
    </w:p>
    <w:p w14:paraId="62927F54" w14:textId="77777777" w:rsidR="001E02B3" w:rsidRPr="00ED3040" w:rsidRDefault="001E02B3" w:rsidP="001E02B3">
      <w:pPr>
        <w:rPr>
          <w:b/>
          <w:bCs/>
          <w:color w:val="000000" w:themeColor="text1"/>
          <w:sz w:val="28"/>
          <w:szCs w:val="28"/>
          <w:u w:val="single"/>
          <w:lang w:val="es-CL"/>
        </w:rPr>
      </w:pPr>
    </w:p>
    <w:p w14:paraId="292B9E72" w14:textId="77777777" w:rsidR="001E02B3" w:rsidRPr="00ED3040" w:rsidRDefault="001E02B3" w:rsidP="001E02B3">
      <w:pPr>
        <w:jc w:val="center"/>
        <w:rPr>
          <w:b/>
          <w:color w:val="000000" w:themeColor="text1"/>
          <w:sz w:val="28"/>
          <w:szCs w:val="28"/>
          <w:lang w:val="es-CL"/>
        </w:rPr>
      </w:pPr>
      <w:r w:rsidRPr="00ED3040">
        <w:rPr>
          <w:b/>
          <w:color w:val="000000" w:themeColor="text1"/>
          <w:sz w:val="28"/>
          <w:szCs w:val="28"/>
          <w:lang w:val="es-CL"/>
        </w:rPr>
        <w:t xml:space="preserve">“CONTRATO POR EL </w:t>
      </w:r>
      <w:r w:rsidRPr="00DB0965">
        <w:rPr>
          <w:b/>
          <w:sz w:val="28"/>
          <w:szCs w:val="28"/>
          <w:lang w:val="es-CL"/>
        </w:rPr>
        <w:t>SERVICIO DE MANTENIMI</w:t>
      </w:r>
      <w:r>
        <w:rPr>
          <w:b/>
          <w:sz w:val="28"/>
          <w:szCs w:val="28"/>
          <w:lang w:val="es-CL"/>
        </w:rPr>
        <w:t>EN</w:t>
      </w:r>
      <w:r w:rsidRPr="00DB0965">
        <w:rPr>
          <w:b/>
          <w:sz w:val="28"/>
          <w:szCs w:val="28"/>
          <w:lang w:val="es-CL"/>
        </w:rPr>
        <w:t>TO, REPARACI</w:t>
      </w:r>
      <w:r>
        <w:rPr>
          <w:b/>
          <w:sz w:val="28"/>
          <w:szCs w:val="28"/>
          <w:lang w:val="es-CL"/>
        </w:rPr>
        <w:t>Ó</w:t>
      </w:r>
      <w:r w:rsidRPr="00DB0965">
        <w:rPr>
          <w:b/>
          <w:sz w:val="28"/>
          <w:szCs w:val="28"/>
          <w:lang w:val="es-CL"/>
        </w:rPr>
        <w:t>N Y LIMPIEZA DE FOSAS, CAMARAS Y ALCANTARILLADOS DE LAS INSTALACIONES SANITARIAS, DEL CUARTEL “LA LAJA” Y EL CIE “RÍO PESCADO</w:t>
      </w:r>
      <w:r w:rsidRPr="00ED3040">
        <w:rPr>
          <w:b/>
          <w:bCs/>
          <w:color w:val="000000" w:themeColor="text1"/>
          <w:sz w:val="28"/>
          <w:szCs w:val="28"/>
          <w:lang w:val="es-CL"/>
        </w:rPr>
        <w:t>”</w:t>
      </w:r>
      <w:r w:rsidRPr="00ED3040">
        <w:rPr>
          <w:b/>
          <w:color w:val="000000" w:themeColor="text1"/>
          <w:sz w:val="28"/>
          <w:szCs w:val="28"/>
          <w:lang w:val="es-CL"/>
        </w:rPr>
        <w:t>.</w:t>
      </w:r>
    </w:p>
    <w:p w14:paraId="096A4898" w14:textId="77777777" w:rsidR="001E02B3" w:rsidRPr="00ED3040" w:rsidRDefault="001E02B3" w:rsidP="001E02B3">
      <w:pPr>
        <w:jc w:val="center"/>
        <w:rPr>
          <w:b/>
          <w:color w:val="000000" w:themeColor="text1"/>
          <w:sz w:val="28"/>
          <w:szCs w:val="28"/>
          <w:lang w:val="es-CL"/>
        </w:rPr>
      </w:pPr>
    </w:p>
    <w:tbl>
      <w:tblPr>
        <w:tblW w:w="975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41"/>
        <w:gridCol w:w="5812"/>
      </w:tblGrid>
      <w:tr w:rsidR="001E02B3" w:rsidRPr="00ED3040" w14:paraId="3B0DBB9A" w14:textId="77777777" w:rsidTr="00D26B6E">
        <w:trPr>
          <w:trHeight w:val="91"/>
        </w:trPr>
        <w:tc>
          <w:tcPr>
            <w:tcW w:w="3941" w:type="dxa"/>
            <w:vAlign w:val="center"/>
          </w:tcPr>
          <w:p w14:paraId="4D6FA624" w14:textId="77777777" w:rsidR="001E02B3" w:rsidRPr="00ED3040" w:rsidRDefault="001E02B3" w:rsidP="00D26B6E">
            <w:pPr>
              <w:ind w:left="2"/>
              <w:rPr>
                <w:color w:val="000000" w:themeColor="text1"/>
                <w:sz w:val="28"/>
                <w:szCs w:val="28"/>
                <w:lang w:val="es-CL"/>
              </w:rPr>
            </w:pPr>
            <w:r w:rsidRPr="00ED3040">
              <w:rPr>
                <w:color w:val="000000" w:themeColor="text1"/>
                <w:sz w:val="28"/>
                <w:szCs w:val="28"/>
                <w:lang w:val="es-CL"/>
              </w:rPr>
              <w:t>NOMBRE O RAZÓN SOCIAL</w:t>
            </w:r>
          </w:p>
        </w:tc>
        <w:tc>
          <w:tcPr>
            <w:tcW w:w="5812" w:type="dxa"/>
          </w:tcPr>
          <w:p w14:paraId="4F459263" w14:textId="77777777" w:rsidR="001E02B3" w:rsidRPr="00ED3040" w:rsidRDefault="001E02B3" w:rsidP="00D26B6E">
            <w:pPr>
              <w:jc w:val="center"/>
              <w:rPr>
                <w:b/>
                <w:color w:val="000000" w:themeColor="text1"/>
                <w:sz w:val="28"/>
                <w:szCs w:val="28"/>
                <w:u w:val="single"/>
                <w:lang w:val="es-CL"/>
              </w:rPr>
            </w:pPr>
          </w:p>
        </w:tc>
      </w:tr>
      <w:tr w:rsidR="001E02B3" w:rsidRPr="00ED3040" w14:paraId="528C517D" w14:textId="77777777" w:rsidTr="00D26B6E">
        <w:trPr>
          <w:trHeight w:val="285"/>
        </w:trPr>
        <w:tc>
          <w:tcPr>
            <w:tcW w:w="3941" w:type="dxa"/>
            <w:vAlign w:val="center"/>
          </w:tcPr>
          <w:p w14:paraId="18E2E268" w14:textId="77777777" w:rsidR="001E02B3" w:rsidRPr="00ED3040" w:rsidRDefault="001E02B3" w:rsidP="00D26B6E">
            <w:pPr>
              <w:ind w:left="2"/>
              <w:rPr>
                <w:color w:val="000000" w:themeColor="text1"/>
                <w:sz w:val="28"/>
                <w:szCs w:val="28"/>
                <w:lang w:val="es-CL"/>
              </w:rPr>
            </w:pPr>
            <w:r w:rsidRPr="00ED3040">
              <w:rPr>
                <w:color w:val="000000" w:themeColor="text1"/>
                <w:sz w:val="28"/>
                <w:szCs w:val="28"/>
                <w:lang w:val="es-CL"/>
              </w:rPr>
              <w:t>RUT Nº</w:t>
            </w:r>
          </w:p>
        </w:tc>
        <w:tc>
          <w:tcPr>
            <w:tcW w:w="5812" w:type="dxa"/>
          </w:tcPr>
          <w:p w14:paraId="531472FE" w14:textId="77777777" w:rsidR="001E02B3" w:rsidRPr="00ED3040" w:rsidRDefault="001E02B3" w:rsidP="00D26B6E">
            <w:pPr>
              <w:jc w:val="center"/>
              <w:rPr>
                <w:b/>
                <w:color w:val="000000" w:themeColor="text1"/>
                <w:sz w:val="28"/>
                <w:szCs w:val="28"/>
                <w:u w:val="single"/>
                <w:lang w:val="es-CL"/>
              </w:rPr>
            </w:pPr>
          </w:p>
        </w:tc>
      </w:tr>
      <w:tr w:rsidR="001E02B3" w:rsidRPr="00ED3040" w14:paraId="51199138" w14:textId="77777777" w:rsidTr="00D26B6E">
        <w:trPr>
          <w:trHeight w:val="271"/>
        </w:trPr>
        <w:tc>
          <w:tcPr>
            <w:tcW w:w="3941" w:type="dxa"/>
            <w:vAlign w:val="center"/>
          </w:tcPr>
          <w:p w14:paraId="6C1F12BB" w14:textId="77777777" w:rsidR="001E02B3" w:rsidRPr="00ED3040" w:rsidRDefault="001E02B3" w:rsidP="00D26B6E">
            <w:pPr>
              <w:ind w:left="2"/>
              <w:rPr>
                <w:color w:val="000000" w:themeColor="text1"/>
                <w:sz w:val="28"/>
                <w:szCs w:val="28"/>
                <w:lang w:val="es-CL"/>
              </w:rPr>
            </w:pPr>
            <w:r w:rsidRPr="00ED3040">
              <w:rPr>
                <w:color w:val="000000" w:themeColor="text1"/>
                <w:sz w:val="28"/>
                <w:szCs w:val="28"/>
                <w:lang w:val="es-CL"/>
              </w:rPr>
              <w:t>ID DE LA LICITACIÓN</w:t>
            </w:r>
          </w:p>
        </w:tc>
        <w:tc>
          <w:tcPr>
            <w:tcW w:w="5812" w:type="dxa"/>
          </w:tcPr>
          <w:p w14:paraId="7F1E8677" w14:textId="77777777" w:rsidR="001E02B3" w:rsidRPr="00ED3040" w:rsidRDefault="001E02B3" w:rsidP="00D26B6E">
            <w:pPr>
              <w:jc w:val="center"/>
              <w:rPr>
                <w:b/>
                <w:color w:val="000000" w:themeColor="text1"/>
                <w:sz w:val="28"/>
                <w:szCs w:val="28"/>
                <w:u w:val="single"/>
                <w:lang w:val="es-CL"/>
              </w:rPr>
            </w:pPr>
          </w:p>
        </w:tc>
      </w:tr>
    </w:tbl>
    <w:p w14:paraId="5CE4F346" w14:textId="77777777" w:rsidR="001E02B3" w:rsidRPr="00ED3040" w:rsidRDefault="001E02B3" w:rsidP="001E02B3">
      <w:pPr>
        <w:rPr>
          <w:b/>
          <w:color w:val="000000" w:themeColor="text1"/>
          <w:sz w:val="28"/>
          <w:szCs w:val="28"/>
          <w:lang w:val="es-CL"/>
        </w:rPr>
      </w:pPr>
    </w:p>
    <w:p w14:paraId="5655ADC7" w14:textId="77777777" w:rsidR="001E02B3" w:rsidRPr="00ED3040" w:rsidRDefault="001E02B3" w:rsidP="001E02B3">
      <w:pPr>
        <w:jc w:val="center"/>
        <w:rPr>
          <w:b/>
          <w:color w:val="000000" w:themeColor="text1"/>
          <w:sz w:val="28"/>
          <w:szCs w:val="28"/>
          <w:lang w:val="es-CL"/>
        </w:rPr>
      </w:pPr>
      <w:r w:rsidRPr="00ED3040">
        <w:rPr>
          <w:b/>
          <w:color w:val="000000" w:themeColor="text1"/>
          <w:sz w:val="28"/>
          <w:szCs w:val="28"/>
          <w:lang w:val="es-CL"/>
        </w:rPr>
        <w:t>DECLARACIÓN SIMPLE DE ACEPTACIÓN</w:t>
      </w:r>
    </w:p>
    <w:p w14:paraId="2FF893F8" w14:textId="77777777" w:rsidR="001E02B3" w:rsidRPr="00ED3040" w:rsidRDefault="001E02B3" w:rsidP="001E02B3">
      <w:pPr>
        <w:rPr>
          <w:color w:val="000000" w:themeColor="text1"/>
          <w:sz w:val="28"/>
          <w:szCs w:val="28"/>
          <w:lang w:val="es-CL"/>
        </w:rPr>
      </w:pPr>
    </w:p>
    <w:p w14:paraId="6E51616A" w14:textId="77777777" w:rsidR="001E02B3" w:rsidRPr="00ED3040" w:rsidRDefault="001E02B3" w:rsidP="001E02B3">
      <w:pPr>
        <w:rPr>
          <w:color w:val="000000" w:themeColor="text1"/>
          <w:sz w:val="28"/>
          <w:szCs w:val="28"/>
          <w:lang w:val="es-CL"/>
        </w:rPr>
      </w:pPr>
    </w:p>
    <w:p w14:paraId="431314EC" w14:textId="77777777" w:rsidR="001E02B3" w:rsidRPr="00ED3040" w:rsidRDefault="001E02B3" w:rsidP="001E02B3">
      <w:pPr>
        <w:ind w:left="284"/>
        <w:rPr>
          <w:color w:val="000000" w:themeColor="text1"/>
          <w:sz w:val="28"/>
          <w:szCs w:val="28"/>
          <w:lang w:val="es-CL"/>
        </w:rPr>
      </w:pPr>
      <w:r w:rsidRPr="00ED3040">
        <w:rPr>
          <w:color w:val="000000" w:themeColor="text1"/>
          <w:sz w:val="28"/>
          <w:szCs w:val="28"/>
          <w:lang w:val="es-CL"/>
        </w:rPr>
        <w:t xml:space="preserve">En _____________ a ______ días del mes de ____________ </w:t>
      </w:r>
      <w:proofErr w:type="spellStart"/>
      <w:r w:rsidRPr="00ED3040">
        <w:rPr>
          <w:color w:val="000000" w:themeColor="text1"/>
          <w:sz w:val="28"/>
          <w:szCs w:val="28"/>
          <w:lang w:val="es-CL"/>
        </w:rPr>
        <w:t>de</w:t>
      </w:r>
      <w:proofErr w:type="spellEnd"/>
      <w:r w:rsidRPr="00ED3040">
        <w:rPr>
          <w:color w:val="000000" w:themeColor="text1"/>
          <w:sz w:val="28"/>
          <w:szCs w:val="28"/>
          <w:lang w:val="es-CL"/>
        </w:rPr>
        <w:t xml:space="preserve"> 202___, comparece _______________, de nacionalidad _______________, profesión _______________, RUT Nº ____________, con domicilio en _________________, (por sí) (en su calidad de representante legal de ___________), quien expone:</w:t>
      </w:r>
    </w:p>
    <w:p w14:paraId="4E166D7D" w14:textId="77777777" w:rsidR="001E02B3" w:rsidRPr="00ED3040" w:rsidRDefault="001E02B3" w:rsidP="001E02B3">
      <w:pPr>
        <w:ind w:left="567"/>
        <w:rPr>
          <w:color w:val="000000" w:themeColor="text1"/>
          <w:sz w:val="28"/>
          <w:szCs w:val="28"/>
          <w:lang w:val="es-CL"/>
        </w:rPr>
      </w:pPr>
    </w:p>
    <w:p w14:paraId="4D732063" w14:textId="2285011E" w:rsidR="001E02B3" w:rsidRPr="00ED3040" w:rsidRDefault="001E02B3" w:rsidP="001E02B3">
      <w:pPr>
        <w:pStyle w:val="Textoindependiente"/>
        <w:ind w:left="284"/>
        <w:jc w:val="both"/>
        <w:rPr>
          <w:color w:val="000000" w:themeColor="text1"/>
          <w:sz w:val="28"/>
          <w:szCs w:val="28"/>
          <w:lang w:val="es-CL"/>
        </w:rPr>
      </w:pPr>
      <w:r w:rsidRPr="00ED3040">
        <w:rPr>
          <w:color w:val="000000" w:themeColor="text1"/>
          <w:sz w:val="28"/>
          <w:szCs w:val="28"/>
          <w:lang w:val="es-CL"/>
        </w:rPr>
        <w:t xml:space="preserve">Haber estudiado y tomado conocimiento de las Bases </w:t>
      </w:r>
      <w:r w:rsidR="00CF2E2E">
        <w:rPr>
          <w:color w:val="000000" w:themeColor="text1"/>
          <w:sz w:val="28"/>
          <w:szCs w:val="28"/>
          <w:lang w:val="es-CL"/>
        </w:rPr>
        <w:t xml:space="preserve">técnicas </w:t>
      </w:r>
      <w:r w:rsidRPr="00ED3040">
        <w:rPr>
          <w:color w:val="000000" w:themeColor="text1"/>
          <w:sz w:val="28"/>
          <w:szCs w:val="28"/>
          <w:lang w:val="es-CL"/>
        </w:rPr>
        <w:t xml:space="preserve">para la contratación </w:t>
      </w:r>
      <w:r>
        <w:rPr>
          <w:color w:val="000000" w:themeColor="text1"/>
          <w:sz w:val="28"/>
          <w:szCs w:val="28"/>
          <w:lang w:val="es-CL"/>
        </w:rPr>
        <w:t>del</w:t>
      </w:r>
      <w:r w:rsidRPr="00ED3040">
        <w:rPr>
          <w:sz w:val="28"/>
          <w:szCs w:val="28"/>
          <w:lang w:val="es-CL"/>
        </w:rPr>
        <w:t xml:space="preserve"> </w:t>
      </w:r>
      <w:r w:rsidRPr="00410B04">
        <w:rPr>
          <w:bCs/>
          <w:sz w:val="28"/>
          <w:szCs w:val="28"/>
          <w:lang w:val="es-CL"/>
        </w:rPr>
        <w:t>servicio de mantenimiento, reparación y limpieza de fosas, cámaras y alcantarillados de las instalaciones sanitarias, del cuartel “</w:t>
      </w:r>
      <w:r>
        <w:rPr>
          <w:bCs/>
          <w:sz w:val="28"/>
          <w:szCs w:val="28"/>
          <w:lang w:val="es-CL"/>
        </w:rPr>
        <w:t>L</w:t>
      </w:r>
      <w:r w:rsidRPr="00410B04">
        <w:rPr>
          <w:bCs/>
          <w:sz w:val="28"/>
          <w:szCs w:val="28"/>
          <w:lang w:val="es-CL"/>
        </w:rPr>
        <w:t xml:space="preserve">a </w:t>
      </w:r>
      <w:r>
        <w:rPr>
          <w:bCs/>
          <w:sz w:val="28"/>
          <w:szCs w:val="28"/>
          <w:lang w:val="es-CL"/>
        </w:rPr>
        <w:t>L</w:t>
      </w:r>
      <w:r w:rsidRPr="00410B04">
        <w:rPr>
          <w:bCs/>
          <w:sz w:val="28"/>
          <w:szCs w:val="28"/>
          <w:lang w:val="es-CL"/>
        </w:rPr>
        <w:t xml:space="preserve">aja” y el </w:t>
      </w:r>
      <w:r>
        <w:rPr>
          <w:bCs/>
          <w:sz w:val="28"/>
          <w:szCs w:val="28"/>
          <w:lang w:val="es-CL"/>
        </w:rPr>
        <w:t xml:space="preserve">CIE </w:t>
      </w:r>
      <w:r w:rsidRPr="00410B04">
        <w:rPr>
          <w:bCs/>
          <w:sz w:val="28"/>
          <w:szCs w:val="28"/>
          <w:lang w:val="es-CL"/>
        </w:rPr>
        <w:t>“</w:t>
      </w:r>
      <w:r>
        <w:rPr>
          <w:bCs/>
          <w:sz w:val="28"/>
          <w:szCs w:val="28"/>
          <w:lang w:val="es-CL"/>
        </w:rPr>
        <w:t>R</w:t>
      </w:r>
      <w:r w:rsidRPr="00410B04">
        <w:rPr>
          <w:bCs/>
          <w:sz w:val="28"/>
          <w:szCs w:val="28"/>
          <w:lang w:val="es-CL"/>
        </w:rPr>
        <w:t xml:space="preserve">ío </w:t>
      </w:r>
      <w:r>
        <w:rPr>
          <w:bCs/>
          <w:sz w:val="28"/>
          <w:szCs w:val="28"/>
          <w:lang w:val="es-CL"/>
        </w:rPr>
        <w:t>P</w:t>
      </w:r>
      <w:r w:rsidRPr="00410B04">
        <w:rPr>
          <w:bCs/>
          <w:sz w:val="28"/>
          <w:szCs w:val="28"/>
          <w:lang w:val="es-CL"/>
        </w:rPr>
        <w:t>escado</w:t>
      </w:r>
      <w:r>
        <w:rPr>
          <w:bCs/>
          <w:sz w:val="28"/>
          <w:szCs w:val="28"/>
          <w:lang w:val="es-CL"/>
        </w:rPr>
        <w:t>”</w:t>
      </w:r>
      <w:r w:rsidRPr="00ED3040">
        <w:rPr>
          <w:sz w:val="28"/>
          <w:szCs w:val="28"/>
          <w:lang w:val="es-CL"/>
        </w:rPr>
        <w:t xml:space="preserve"> del Regimiento N.º 12 “Sangra</w:t>
      </w:r>
      <w:r w:rsidRPr="00ED3040">
        <w:rPr>
          <w:bCs/>
          <w:color w:val="000000" w:themeColor="text1"/>
          <w:sz w:val="28"/>
          <w:szCs w:val="28"/>
          <w:lang w:val="es-CL"/>
        </w:rPr>
        <w:t xml:space="preserve">”, </w:t>
      </w:r>
      <w:r w:rsidRPr="00ED3040">
        <w:rPr>
          <w:color w:val="000000" w:themeColor="text1"/>
          <w:sz w:val="28"/>
          <w:szCs w:val="28"/>
          <w:lang w:val="es-CL"/>
        </w:rPr>
        <w:t>de las aclaraciones y respuestas a las consultas y encontrarse conforme con todos sus términos y condiciones.</w:t>
      </w:r>
    </w:p>
    <w:p w14:paraId="54AE56D9" w14:textId="77777777" w:rsidR="001E02B3" w:rsidRPr="00ED3040" w:rsidRDefault="001E02B3" w:rsidP="001E02B3">
      <w:pPr>
        <w:rPr>
          <w:color w:val="000000" w:themeColor="text1"/>
          <w:sz w:val="28"/>
          <w:szCs w:val="28"/>
          <w:lang w:val="es-CL"/>
        </w:rPr>
      </w:pPr>
    </w:p>
    <w:p w14:paraId="3F46975A" w14:textId="77777777" w:rsidR="001E02B3" w:rsidRPr="00ED3040" w:rsidRDefault="001E02B3" w:rsidP="001E02B3">
      <w:pPr>
        <w:rPr>
          <w:color w:val="000000" w:themeColor="text1"/>
          <w:sz w:val="28"/>
          <w:szCs w:val="28"/>
          <w:lang w:val="es-CL"/>
        </w:rPr>
      </w:pPr>
    </w:p>
    <w:p w14:paraId="12292D57" w14:textId="77777777" w:rsidR="001E02B3" w:rsidRPr="00ED3040" w:rsidRDefault="001E02B3" w:rsidP="001E02B3">
      <w:pPr>
        <w:rPr>
          <w:color w:val="000000" w:themeColor="text1"/>
          <w:sz w:val="28"/>
          <w:szCs w:val="28"/>
          <w:lang w:val="es-CL"/>
        </w:rPr>
      </w:pPr>
    </w:p>
    <w:p w14:paraId="50BD2DAF" w14:textId="77777777" w:rsidR="001E02B3" w:rsidRPr="00ED3040" w:rsidRDefault="001E02B3" w:rsidP="001E02B3">
      <w:pPr>
        <w:rPr>
          <w:color w:val="000000" w:themeColor="text1"/>
          <w:sz w:val="28"/>
          <w:szCs w:val="28"/>
          <w:lang w:val="es-CL"/>
        </w:rPr>
      </w:pPr>
    </w:p>
    <w:p w14:paraId="048E6C91" w14:textId="77777777" w:rsidR="001E02B3" w:rsidRPr="00ED3040" w:rsidRDefault="001E02B3" w:rsidP="001E02B3">
      <w:pPr>
        <w:pStyle w:val="Textodebloque1"/>
        <w:tabs>
          <w:tab w:val="left" w:pos="1134"/>
        </w:tabs>
        <w:jc w:val="center"/>
        <w:rPr>
          <w:b/>
          <w:color w:val="000000" w:themeColor="text1"/>
          <w:sz w:val="28"/>
          <w:szCs w:val="28"/>
          <w:lang w:val="es-CL"/>
        </w:rPr>
      </w:pPr>
      <w:r w:rsidRPr="00ED3040">
        <w:rPr>
          <w:b/>
          <w:color w:val="000000" w:themeColor="text1"/>
          <w:sz w:val="28"/>
          <w:szCs w:val="28"/>
          <w:lang w:val="es-CL"/>
        </w:rPr>
        <w:t>FIRMA PROPONENTE</w:t>
      </w:r>
    </w:p>
    <w:p w14:paraId="66E7AFEB" w14:textId="77777777" w:rsidR="001E02B3" w:rsidRPr="00ED3040" w:rsidRDefault="001E02B3" w:rsidP="001E02B3">
      <w:pPr>
        <w:pStyle w:val="Textodebloque1"/>
        <w:tabs>
          <w:tab w:val="left" w:pos="1134"/>
        </w:tabs>
        <w:jc w:val="center"/>
        <w:rPr>
          <w:b/>
          <w:color w:val="000000" w:themeColor="text1"/>
          <w:sz w:val="28"/>
          <w:szCs w:val="28"/>
          <w:lang w:val="es-CL"/>
        </w:rPr>
      </w:pPr>
      <w:r w:rsidRPr="00ED3040">
        <w:rPr>
          <w:b/>
          <w:color w:val="000000" w:themeColor="text1"/>
          <w:sz w:val="28"/>
          <w:szCs w:val="28"/>
          <w:lang w:val="es-CL"/>
        </w:rPr>
        <w:t xml:space="preserve"> O REPRESENTANTE LEGAL</w:t>
      </w:r>
    </w:p>
    <w:p w14:paraId="6154C1E1" w14:textId="77777777" w:rsidR="001E02B3" w:rsidRDefault="001E02B3" w:rsidP="001E02B3">
      <w:pPr>
        <w:rPr>
          <w:b/>
          <w:color w:val="000000" w:themeColor="text1"/>
          <w:sz w:val="28"/>
          <w:szCs w:val="28"/>
          <w:lang w:val="es-CL"/>
        </w:rPr>
      </w:pPr>
    </w:p>
    <w:p w14:paraId="0B9ECA14" w14:textId="77777777" w:rsidR="001E02B3" w:rsidRDefault="001E02B3" w:rsidP="001E02B3">
      <w:pPr>
        <w:rPr>
          <w:b/>
          <w:color w:val="000000" w:themeColor="text1"/>
          <w:sz w:val="28"/>
          <w:szCs w:val="28"/>
          <w:lang w:val="es-CL"/>
        </w:rPr>
      </w:pPr>
    </w:p>
    <w:p w14:paraId="65BB25F9" w14:textId="77777777" w:rsidR="001E02B3" w:rsidRDefault="001E02B3" w:rsidP="001E02B3">
      <w:pPr>
        <w:rPr>
          <w:b/>
          <w:color w:val="000000" w:themeColor="text1"/>
          <w:sz w:val="28"/>
          <w:szCs w:val="28"/>
          <w:lang w:val="es-CL"/>
        </w:rPr>
      </w:pPr>
    </w:p>
    <w:p w14:paraId="57ACB0F3" w14:textId="77777777" w:rsidR="001E02B3" w:rsidRDefault="001E02B3" w:rsidP="001E02B3">
      <w:pPr>
        <w:rPr>
          <w:b/>
          <w:color w:val="000000" w:themeColor="text1"/>
          <w:sz w:val="28"/>
          <w:szCs w:val="28"/>
          <w:lang w:val="es-CL"/>
        </w:rPr>
      </w:pPr>
    </w:p>
    <w:p w14:paraId="170D3EE9" w14:textId="77777777" w:rsidR="001E02B3" w:rsidRDefault="001E02B3" w:rsidP="001E02B3">
      <w:pPr>
        <w:rPr>
          <w:b/>
          <w:color w:val="000000" w:themeColor="text1"/>
          <w:sz w:val="28"/>
          <w:szCs w:val="28"/>
          <w:lang w:val="es-CL"/>
        </w:rPr>
      </w:pPr>
    </w:p>
    <w:p w14:paraId="723321F2" w14:textId="77777777" w:rsidR="001E02B3" w:rsidRDefault="001E02B3" w:rsidP="001E02B3">
      <w:pPr>
        <w:rPr>
          <w:b/>
          <w:color w:val="000000" w:themeColor="text1"/>
          <w:sz w:val="28"/>
          <w:szCs w:val="28"/>
          <w:lang w:val="es-CL"/>
        </w:rPr>
      </w:pPr>
    </w:p>
    <w:p w14:paraId="2EAA2EAF" w14:textId="77777777" w:rsidR="001E02B3" w:rsidRDefault="001E02B3" w:rsidP="001E02B3">
      <w:pPr>
        <w:rPr>
          <w:b/>
          <w:color w:val="000000" w:themeColor="text1"/>
          <w:sz w:val="28"/>
          <w:szCs w:val="28"/>
          <w:lang w:val="es-CL"/>
        </w:rPr>
      </w:pPr>
    </w:p>
    <w:p w14:paraId="51CDCD75" w14:textId="77777777" w:rsidR="001E02B3" w:rsidRDefault="001E02B3" w:rsidP="001E02B3">
      <w:pPr>
        <w:rPr>
          <w:b/>
          <w:color w:val="000000" w:themeColor="text1"/>
          <w:sz w:val="28"/>
          <w:szCs w:val="28"/>
          <w:lang w:val="es-CL"/>
        </w:rPr>
      </w:pPr>
    </w:p>
    <w:p w14:paraId="5F4FF232" w14:textId="77777777" w:rsidR="001E02B3" w:rsidRPr="00ED3040" w:rsidRDefault="001E02B3" w:rsidP="001E02B3">
      <w:pPr>
        <w:rPr>
          <w:b/>
          <w:color w:val="000000" w:themeColor="text1"/>
          <w:sz w:val="28"/>
          <w:szCs w:val="28"/>
          <w:lang w:val="es-CL"/>
        </w:rPr>
      </w:pPr>
    </w:p>
    <w:p w14:paraId="190B4933" w14:textId="77777777" w:rsidR="001E02B3" w:rsidRPr="00ED3040" w:rsidRDefault="001E02B3" w:rsidP="001E02B3">
      <w:pPr>
        <w:rPr>
          <w:b/>
          <w:color w:val="000000" w:themeColor="text1"/>
          <w:sz w:val="28"/>
          <w:szCs w:val="28"/>
          <w:lang w:val="es-CL"/>
        </w:rPr>
      </w:pPr>
    </w:p>
    <w:p w14:paraId="6103E59E" w14:textId="77777777" w:rsidR="001E02B3" w:rsidRPr="00ED3040" w:rsidRDefault="001E02B3" w:rsidP="001E02B3">
      <w:pPr>
        <w:rPr>
          <w:b/>
          <w:color w:val="000000" w:themeColor="text1"/>
          <w:sz w:val="28"/>
          <w:szCs w:val="28"/>
          <w:lang w:val="es-CL"/>
        </w:rPr>
      </w:pPr>
      <w:r w:rsidRPr="00ED3040">
        <w:rPr>
          <w:b/>
          <w:color w:val="000000" w:themeColor="text1"/>
          <w:sz w:val="28"/>
          <w:szCs w:val="28"/>
          <w:lang w:val="es-CL"/>
        </w:rPr>
        <w:t xml:space="preserve">CIUDAD, a ________ de __________ </w:t>
      </w:r>
      <w:proofErr w:type="spellStart"/>
      <w:r w:rsidRPr="00ED3040">
        <w:rPr>
          <w:b/>
          <w:color w:val="000000" w:themeColor="text1"/>
          <w:sz w:val="28"/>
          <w:szCs w:val="28"/>
          <w:lang w:val="es-CL"/>
        </w:rPr>
        <w:t>de</w:t>
      </w:r>
      <w:proofErr w:type="spellEnd"/>
      <w:r w:rsidRPr="00ED3040">
        <w:rPr>
          <w:b/>
          <w:color w:val="000000" w:themeColor="text1"/>
          <w:sz w:val="28"/>
          <w:szCs w:val="28"/>
          <w:lang w:val="es-CL"/>
        </w:rPr>
        <w:t xml:space="preserve"> 2026.</w:t>
      </w:r>
    </w:p>
    <w:p w14:paraId="6D8CD229" w14:textId="77777777" w:rsidR="001E02B3" w:rsidRDefault="001E02B3" w:rsidP="001E02B3">
      <w:pPr>
        <w:rPr>
          <w:b/>
          <w:bCs/>
          <w:color w:val="000000" w:themeColor="text1"/>
          <w:sz w:val="28"/>
          <w:szCs w:val="28"/>
          <w:u w:val="single"/>
          <w:lang w:val="es-CL"/>
        </w:rPr>
      </w:pPr>
    </w:p>
    <w:p w14:paraId="5CC7E5C3" w14:textId="77777777" w:rsidR="001E02B3" w:rsidRDefault="001E02B3" w:rsidP="001E02B3">
      <w:pPr>
        <w:rPr>
          <w:b/>
          <w:bCs/>
          <w:color w:val="000000" w:themeColor="text1"/>
          <w:sz w:val="28"/>
          <w:szCs w:val="28"/>
          <w:u w:val="single"/>
          <w:lang w:val="es-CL"/>
        </w:rPr>
      </w:pPr>
    </w:p>
    <w:p w14:paraId="037AB538" w14:textId="77777777" w:rsidR="001E02B3" w:rsidRDefault="001E02B3" w:rsidP="001E02B3">
      <w:pPr>
        <w:rPr>
          <w:b/>
          <w:bCs/>
          <w:color w:val="000000" w:themeColor="text1"/>
          <w:sz w:val="28"/>
          <w:szCs w:val="28"/>
          <w:u w:val="single"/>
          <w:lang w:val="es-CL"/>
        </w:rPr>
      </w:pPr>
    </w:p>
    <w:p w14:paraId="707B0A7E" w14:textId="77777777" w:rsidR="001E02B3" w:rsidRDefault="001E02B3" w:rsidP="001E02B3">
      <w:pPr>
        <w:rPr>
          <w:b/>
          <w:bCs/>
          <w:color w:val="000000" w:themeColor="text1"/>
          <w:sz w:val="28"/>
          <w:szCs w:val="28"/>
          <w:u w:val="single"/>
          <w:lang w:val="es-CL"/>
        </w:rPr>
      </w:pPr>
    </w:p>
    <w:p w14:paraId="4E9CDA65" w14:textId="77777777" w:rsidR="001E02B3" w:rsidRDefault="001E02B3" w:rsidP="001E02B3">
      <w:pPr>
        <w:rPr>
          <w:b/>
          <w:bCs/>
          <w:color w:val="000000" w:themeColor="text1"/>
          <w:sz w:val="28"/>
          <w:szCs w:val="28"/>
          <w:u w:val="single"/>
          <w:lang w:val="es-CL"/>
        </w:rPr>
      </w:pPr>
    </w:p>
    <w:p w14:paraId="4712117C" w14:textId="77777777" w:rsidR="001E02B3" w:rsidRDefault="001E02B3" w:rsidP="001E02B3">
      <w:pPr>
        <w:rPr>
          <w:b/>
          <w:bCs/>
          <w:color w:val="000000" w:themeColor="text1"/>
          <w:sz w:val="28"/>
          <w:szCs w:val="28"/>
          <w:u w:val="single"/>
          <w:lang w:val="es-CL"/>
        </w:rPr>
      </w:pPr>
    </w:p>
    <w:p w14:paraId="7281E6F2" w14:textId="77777777" w:rsidR="001E02B3" w:rsidRDefault="001E02B3" w:rsidP="001E02B3">
      <w:pPr>
        <w:rPr>
          <w:b/>
          <w:bCs/>
          <w:color w:val="000000" w:themeColor="text1"/>
          <w:sz w:val="28"/>
          <w:szCs w:val="28"/>
          <w:u w:val="single"/>
          <w:lang w:val="es-CL"/>
        </w:rPr>
      </w:pPr>
    </w:p>
    <w:p w14:paraId="31EF3C45" w14:textId="77777777" w:rsidR="001E02B3" w:rsidRDefault="001E02B3" w:rsidP="001E02B3">
      <w:pPr>
        <w:rPr>
          <w:b/>
          <w:bCs/>
          <w:color w:val="000000" w:themeColor="text1"/>
          <w:sz w:val="28"/>
          <w:szCs w:val="28"/>
          <w:u w:val="single"/>
          <w:lang w:val="es-CL"/>
        </w:rPr>
      </w:pPr>
    </w:p>
    <w:p w14:paraId="7C739B3A" w14:textId="77777777" w:rsidR="001E02B3" w:rsidRDefault="001E02B3" w:rsidP="001E02B3">
      <w:pPr>
        <w:rPr>
          <w:b/>
          <w:bCs/>
          <w:color w:val="000000" w:themeColor="text1"/>
          <w:sz w:val="28"/>
          <w:szCs w:val="28"/>
          <w:u w:val="single"/>
          <w:lang w:val="es-CL"/>
        </w:rPr>
      </w:pPr>
    </w:p>
    <w:p w14:paraId="5C02B6C0" w14:textId="77777777" w:rsidR="001E02B3" w:rsidRDefault="001E02B3" w:rsidP="001E02B3">
      <w:pPr>
        <w:rPr>
          <w:b/>
          <w:bCs/>
          <w:color w:val="000000" w:themeColor="text1"/>
          <w:sz w:val="28"/>
          <w:szCs w:val="28"/>
          <w:u w:val="single"/>
          <w:lang w:val="es-CL"/>
        </w:rPr>
      </w:pPr>
    </w:p>
    <w:p w14:paraId="4E676116" w14:textId="7A16E957" w:rsidR="001E02B3" w:rsidRPr="00ED3040" w:rsidRDefault="001E02B3" w:rsidP="001E02B3">
      <w:pPr>
        <w:rPr>
          <w:b/>
          <w:bCs/>
          <w:color w:val="000000" w:themeColor="text1"/>
          <w:sz w:val="28"/>
          <w:szCs w:val="28"/>
          <w:u w:val="single"/>
          <w:lang w:val="es-CL"/>
        </w:rPr>
      </w:pPr>
      <w:r w:rsidRPr="00ED3040">
        <w:rPr>
          <w:b/>
          <w:bCs/>
          <w:color w:val="000000" w:themeColor="text1"/>
          <w:sz w:val="28"/>
          <w:szCs w:val="28"/>
          <w:u w:val="single"/>
          <w:lang w:val="es-CL"/>
        </w:rPr>
        <w:lastRenderedPageBreak/>
        <w:t>Formulario N.° 5: Declaración jurada de independencia de la oferta</w:t>
      </w:r>
    </w:p>
    <w:p w14:paraId="6F045BEF" w14:textId="77777777" w:rsidR="001E02B3" w:rsidRPr="00ED3040" w:rsidRDefault="001E02B3" w:rsidP="001E02B3">
      <w:pPr>
        <w:spacing w:line="276" w:lineRule="auto"/>
        <w:jc w:val="center"/>
        <w:rPr>
          <w:bCs/>
          <w:iCs/>
          <w:color w:val="000000" w:themeColor="text1"/>
          <w:sz w:val="28"/>
          <w:szCs w:val="28"/>
          <w:lang w:val="es-CL"/>
        </w:rPr>
      </w:pPr>
      <w:r w:rsidRPr="00ED3040">
        <w:rPr>
          <w:bCs/>
          <w:iCs/>
          <w:color w:val="000000" w:themeColor="text1"/>
          <w:sz w:val="28"/>
          <w:szCs w:val="28"/>
          <w:lang w:val="es-CL"/>
        </w:rPr>
        <w:t>(Declaración para ofertar)</w:t>
      </w:r>
    </w:p>
    <w:p w14:paraId="1547E2F4" w14:textId="77777777" w:rsidR="001E02B3" w:rsidRPr="00ED3040" w:rsidRDefault="001E02B3" w:rsidP="001E02B3">
      <w:pPr>
        <w:spacing w:line="276" w:lineRule="auto"/>
        <w:jc w:val="center"/>
        <w:rPr>
          <w:color w:val="000000" w:themeColor="text1"/>
          <w:sz w:val="28"/>
          <w:szCs w:val="28"/>
          <w:lang w:val="es-CL"/>
        </w:rPr>
      </w:pPr>
    </w:p>
    <w:p w14:paraId="01DA5953" w14:textId="77777777" w:rsidR="001E02B3" w:rsidRPr="00ED3040" w:rsidRDefault="001E02B3" w:rsidP="001E02B3">
      <w:pPr>
        <w:jc w:val="center"/>
        <w:rPr>
          <w:b/>
          <w:color w:val="000000" w:themeColor="text1"/>
          <w:sz w:val="28"/>
          <w:szCs w:val="28"/>
          <w:lang w:val="es-CL"/>
        </w:rPr>
      </w:pPr>
      <w:r w:rsidRPr="00ED3040">
        <w:rPr>
          <w:b/>
          <w:color w:val="000000" w:themeColor="text1"/>
          <w:sz w:val="28"/>
          <w:szCs w:val="28"/>
          <w:lang w:val="es-CL"/>
        </w:rPr>
        <w:t xml:space="preserve">“CONTRATO POR EL </w:t>
      </w:r>
      <w:r w:rsidRPr="00DB0965">
        <w:rPr>
          <w:b/>
          <w:sz w:val="28"/>
          <w:szCs w:val="28"/>
          <w:lang w:val="es-CL"/>
        </w:rPr>
        <w:t>SERVICIO DE MANTENIMI</w:t>
      </w:r>
      <w:r>
        <w:rPr>
          <w:b/>
          <w:sz w:val="28"/>
          <w:szCs w:val="28"/>
          <w:lang w:val="es-CL"/>
        </w:rPr>
        <w:t>EN</w:t>
      </w:r>
      <w:r w:rsidRPr="00DB0965">
        <w:rPr>
          <w:b/>
          <w:sz w:val="28"/>
          <w:szCs w:val="28"/>
          <w:lang w:val="es-CL"/>
        </w:rPr>
        <w:t>TO, REPARACI</w:t>
      </w:r>
      <w:r>
        <w:rPr>
          <w:b/>
          <w:sz w:val="28"/>
          <w:szCs w:val="28"/>
          <w:lang w:val="es-CL"/>
        </w:rPr>
        <w:t>Ó</w:t>
      </w:r>
      <w:r w:rsidRPr="00DB0965">
        <w:rPr>
          <w:b/>
          <w:sz w:val="28"/>
          <w:szCs w:val="28"/>
          <w:lang w:val="es-CL"/>
        </w:rPr>
        <w:t>N Y LIMPIEZA DE FOSAS, CAMARAS Y ALCANTARILLADOS DE LAS INSTALACIONES SANITARIAS, DEL CUARTEL “LA LAJA” Y EL CIE “RÍO PESCADO</w:t>
      </w:r>
      <w:r w:rsidRPr="00ED3040">
        <w:rPr>
          <w:b/>
          <w:bCs/>
          <w:color w:val="000000" w:themeColor="text1"/>
          <w:sz w:val="28"/>
          <w:szCs w:val="28"/>
          <w:lang w:val="es-CL"/>
        </w:rPr>
        <w:t>”</w:t>
      </w:r>
      <w:r w:rsidRPr="00ED3040">
        <w:rPr>
          <w:b/>
          <w:color w:val="000000" w:themeColor="text1"/>
          <w:sz w:val="28"/>
          <w:szCs w:val="28"/>
          <w:lang w:val="es-CL"/>
        </w:rPr>
        <w:t>.</w:t>
      </w:r>
    </w:p>
    <w:p w14:paraId="30A17ED9" w14:textId="77777777" w:rsidR="001E02B3" w:rsidRPr="00ED3040" w:rsidRDefault="001E02B3" w:rsidP="001E02B3">
      <w:pPr>
        <w:spacing w:line="276" w:lineRule="auto"/>
        <w:jc w:val="center"/>
        <w:rPr>
          <w:rFonts w:eastAsia="Calibri"/>
          <w:b/>
          <w:color w:val="000000"/>
          <w:sz w:val="28"/>
          <w:szCs w:val="28"/>
          <w:lang w:val="es-CL" w:eastAsia="es-CL"/>
        </w:rPr>
      </w:pPr>
      <w:r w:rsidRPr="00ED3040">
        <w:rPr>
          <w:rFonts w:eastAsia="Calibri"/>
          <w:b/>
          <w:bCs/>
          <w:color w:val="000000"/>
          <w:sz w:val="28"/>
          <w:szCs w:val="28"/>
          <w:lang w:val="es-CL" w:eastAsia="es-CL"/>
        </w:rPr>
        <w:t xml:space="preserve"> </w:t>
      </w:r>
    </w:p>
    <w:p w14:paraId="3E8C1F6E" w14:textId="77777777" w:rsidR="001E02B3" w:rsidRPr="00ED3040" w:rsidRDefault="001E02B3" w:rsidP="001E02B3">
      <w:pPr>
        <w:textAlignment w:val="baseline"/>
        <w:rPr>
          <w:color w:val="000000" w:themeColor="text1"/>
          <w:sz w:val="28"/>
          <w:szCs w:val="28"/>
          <w:lang w:val="es-CL" w:eastAsia="es-CL"/>
        </w:rPr>
      </w:pPr>
    </w:p>
    <w:p w14:paraId="209E8C37" w14:textId="4514DC88" w:rsidR="001E02B3" w:rsidRPr="00ED3040" w:rsidRDefault="001E02B3" w:rsidP="001E02B3">
      <w:pPr>
        <w:jc w:val="both"/>
        <w:textAlignment w:val="baseline"/>
        <w:rPr>
          <w:b/>
          <w:color w:val="000000" w:themeColor="text1"/>
          <w:sz w:val="28"/>
          <w:szCs w:val="28"/>
          <w:u w:val="single"/>
          <w:lang w:val="es-CL"/>
        </w:rPr>
      </w:pPr>
      <w:r w:rsidRPr="00ED3040">
        <w:rPr>
          <w:color w:val="000000" w:themeColor="text1"/>
          <w:sz w:val="28"/>
          <w:szCs w:val="28"/>
          <w:lang w:val="es-CL" w:eastAsia="es-CL"/>
        </w:rPr>
        <w:t xml:space="preserve">Yo, </w:t>
      </w:r>
      <w:r w:rsidRPr="00ED3040">
        <w:rPr>
          <w:color w:val="000000" w:themeColor="text1"/>
          <w:sz w:val="28"/>
          <w:szCs w:val="28"/>
          <w:u w:val="single"/>
          <w:lang w:val="es-CL" w:eastAsia="es-CL"/>
        </w:rPr>
        <w:t>&lt;nombre de representante legal o persona natural&gt;</w:t>
      </w:r>
      <w:r w:rsidRPr="00ED3040">
        <w:rPr>
          <w:color w:val="000000" w:themeColor="text1"/>
          <w:sz w:val="28"/>
          <w:szCs w:val="28"/>
          <w:lang w:val="es-CL" w:eastAsia="es-CL"/>
        </w:rPr>
        <w:t xml:space="preserve">, cédula de identidad N° </w:t>
      </w:r>
      <w:r w:rsidRPr="00ED3040">
        <w:rPr>
          <w:color w:val="000000" w:themeColor="text1"/>
          <w:sz w:val="28"/>
          <w:szCs w:val="28"/>
          <w:u w:val="single"/>
          <w:lang w:val="es-CL" w:eastAsia="es-CL"/>
        </w:rPr>
        <w:t>&lt;RUT representante legal o de persona natural&gt;</w:t>
      </w:r>
      <w:r w:rsidRPr="00ED3040">
        <w:rPr>
          <w:color w:val="000000" w:themeColor="text1"/>
          <w:sz w:val="28"/>
          <w:szCs w:val="28"/>
          <w:lang w:val="es-CL" w:eastAsia="es-CL"/>
        </w:rPr>
        <w:t xml:space="preserve">, con domicilio en </w:t>
      </w:r>
      <w:r w:rsidRPr="00ED3040">
        <w:rPr>
          <w:color w:val="000000" w:themeColor="text1"/>
          <w:sz w:val="28"/>
          <w:szCs w:val="28"/>
          <w:u w:val="single"/>
          <w:lang w:val="es-CL" w:eastAsia="es-CL"/>
        </w:rPr>
        <w:t>&lt;Domicilio, Comuna, Ciudad&gt;</w:t>
      </w:r>
      <w:r w:rsidRPr="00ED3040">
        <w:rPr>
          <w:color w:val="000000" w:themeColor="text1"/>
          <w:sz w:val="28"/>
          <w:szCs w:val="28"/>
          <w:lang w:val="es-CL" w:eastAsia="es-CL"/>
        </w:rPr>
        <w:t xml:space="preserve"> en representación de </w:t>
      </w:r>
      <w:r w:rsidRPr="00ED3040">
        <w:rPr>
          <w:color w:val="000000" w:themeColor="text1"/>
          <w:sz w:val="28"/>
          <w:szCs w:val="28"/>
          <w:u w:val="single"/>
          <w:lang w:val="es-CL" w:eastAsia="es-CL"/>
        </w:rPr>
        <w:t>&lt;Razón social empresa &gt;</w:t>
      </w:r>
      <w:r w:rsidRPr="00ED3040">
        <w:rPr>
          <w:color w:val="000000" w:themeColor="text1"/>
          <w:sz w:val="28"/>
          <w:szCs w:val="28"/>
          <w:lang w:val="es-CL" w:eastAsia="es-CL"/>
        </w:rPr>
        <w:t xml:space="preserve">, RUT: </w:t>
      </w:r>
      <w:r w:rsidRPr="00ED3040">
        <w:rPr>
          <w:color w:val="000000" w:themeColor="text1"/>
          <w:sz w:val="28"/>
          <w:szCs w:val="28"/>
          <w:u w:val="single"/>
          <w:lang w:val="es-CL" w:eastAsia="es-CL"/>
        </w:rPr>
        <w:t>&lt;Rut empresa &gt;</w:t>
      </w:r>
      <w:r w:rsidRPr="00ED3040">
        <w:rPr>
          <w:color w:val="000000" w:themeColor="text1"/>
          <w:sz w:val="28"/>
          <w:szCs w:val="28"/>
          <w:lang w:val="es-CL" w:eastAsia="es-CL"/>
        </w:rPr>
        <w:t xml:space="preserve">, del mismo domicilio, </w:t>
      </w:r>
      <w:r w:rsidRPr="00ED3040">
        <w:rPr>
          <w:iCs/>
          <w:color w:val="000000" w:themeColor="text1"/>
          <w:sz w:val="28"/>
          <w:szCs w:val="28"/>
          <w:lang w:val="es-CL"/>
        </w:rPr>
        <w:t>para l</w:t>
      </w:r>
      <w:r w:rsidR="00CF2E2E">
        <w:rPr>
          <w:iCs/>
          <w:color w:val="000000" w:themeColor="text1"/>
          <w:sz w:val="28"/>
          <w:szCs w:val="28"/>
          <w:lang w:val="es-CL"/>
        </w:rPr>
        <w:t>os servicios de</w:t>
      </w:r>
      <w:r w:rsidRPr="00ED3040">
        <w:rPr>
          <w:iCs/>
          <w:color w:val="000000" w:themeColor="text1"/>
          <w:sz w:val="28"/>
          <w:szCs w:val="28"/>
          <w:lang w:val="es-CL"/>
        </w:rPr>
        <w:t xml:space="preserve"> la contratación del </w:t>
      </w:r>
      <w:r w:rsidRPr="00ED3040">
        <w:rPr>
          <w:b/>
          <w:color w:val="000000" w:themeColor="text1"/>
          <w:sz w:val="28"/>
          <w:szCs w:val="28"/>
          <w:u w:val="single"/>
          <w:lang w:val="es-CL"/>
        </w:rPr>
        <w:t xml:space="preserve">“CONTRATO POR EL </w:t>
      </w:r>
      <w:r w:rsidRPr="008A576A">
        <w:rPr>
          <w:b/>
          <w:sz w:val="28"/>
          <w:szCs w:val="28"/>
          <w:u w:val="single"/>
          <w:lang w:val="es-CL"/>
        </w:rPr>
        <w:t>SERVICIO DE MANTENIMI</w:t>
      </w:r>
      <w:r>
        <w:rPr>
          <w:b/>
          <w:sz w:val="28"/>
          <w:szCs w:val="28"/>
          <w:u w:val="single"/>
          <w:lang w:val="es-CL"/>
        </w:rPr>
        <w:t>EN</w:t>
      </w:r>
      <w:r w:rsidRPr="008A576A">
        <w:rPr>
          <w:b/>
          <w:sz w:val="28"/>
          <w:szCs w:val="28"/>
          <w:u w:val="single"/>
          <w:lang w:val="es-CL"/>
        </w:rPr>
        <w:t>TO, REPARACI</w:t>
      </w:r>
      <w:r>
        <w:rPr>
          <w:b/>
          <w:sz w:val="28"/>
          <w:szCs w:val="28"/>
          <w:u w:val="single"/>
          <w:lang w:val="es-CL"/>
        </w:rPr>
        <w:t>Ó</w:t>
      </w:r>
      <w:r w:rsidRPr="008A576A">
        <w:rPr>
          <w:b/>
          <w:sz w:val="28"/>
          <w:szCs w:val="28"/>
          <w:u w:val="single"/>
          <w:lang w:val="es-CL"/>
        </w:rPr>
        <w:t>N Y LIMPIEZA DE FOSAS, CAMARAS Y ALCANTARILLADOS DE LAS INSTALACIONES SANITARIAS, DEL CUARTEL “LA LAJA” Y EL CIE “RÍO PESCADO</w:t>
      </w:r>
      <w:r w:rsidRPr="00ED3040">
        <w:rPr>
          <w:b/>
          <w:bCs/>
          <w:color w:val="000000" w:themeColor="text1"/>
          <w:sz w:val="28"/>
          <w:szCs w:val="28"/>
          <w:u w:val="single"/>
          <w:lang w:val="es-CL"/>
        </w:rPr>
        <w:t>”</w:t>
      </w:r>
      <w:r w:rsidRPr="00ED3040">
        <w:rPr>
          <w:b/>
          <w:bCs/>
          <w:iCs/>
          <w:color w:val="000000" w:themeColor="text1"/>
          <w:sz w:val="28"/>
          <w:szCs w:val="28"/>
          <w:lang w:val="es-CL"/>
        </w:rPr>
        <w:t>,</w:t>
      </w:r>
      <w:r w:rsidRPr="00ED3040">
        <w:rPr>
          <w:iCs/>
          <w:color w:val="000000" w:themeColor="text1"/>
          <w:sz w:val="28"/>
          <w:szCs w:val="28"/>
          <w:lang w:val="es-CL"/>
        </w:rPr>
        <w:t xml:space="preserve"> </w:t>
      </w:r>
      <w:r w:rsidRPr="00ED3040">
        <w:rPr>
          <w:color w:val="000000" w:themeColor="text1"/>
          <w:sz w:val="28"/>
          <w:szCs w:val="28"/>
          <w:lang w:val="es-CL" w:eastAsia="es-CL"/>
        </w:rPr>
        <w:t>declaro bajo juramento que: </w:t>
      </w:r>
    </w:p>
    <w:p w14:paraId="7D75D7DE" w14:textId="77777777" w:rsidR="001E02B3" w:rsidRPr="00ED3040" w:rsidRDefault="001E02B3" w:rsidP="001E02B3">
      <w:pPr>
        <w:textAlignment w:val="baseline"/>
        <w:rPr>
          <w:color w:val="000000" w:themeColor="text1"/>
          <w:sz w:val="28"/>
          <w:szCs w:val="28"/>
          <w:lang w:val="es-CL" w:eastAsia="es-CL"/>
        </w:rPr>
      </w:pPr>
      <w:r w:rsidRPr="00ED3040">
        <w:rPr>
          <w:color w:val="000000" w:themeColor="text1"/>
          <w:sz w:val="28"/>
          <w:szCs w:val="28"/>
          <w:lang w:val="es-CL" w:eastAsia="es-CL"/>
        </w:rPr>
        <w:t> </w:t>
      </w:r>
    </w:p>
    <w:p w14:paraId="2CE76133" w14:textId="77777777" w:rsidR="001E02B3" w:rsidRPr="00ED3040" w:rsidRDefault="001E02B3" w:rsidP="001E02B3">
      <w:pPr>
        <w:textAlignment w:val="baseline"/>
        <w:rPr>
          <w:i/>
          <w:iCs/>
          <w:color w:val="000000" w:themeColor="text1"/>
          <w:sz w:val="28"/>
          <w:szCs w:val="28"/>
          <w:lang w:val="es-CL" w:eastAsia="es-CL"/>
        </w:rPr>
      </w:pPr>
      <w:r w:rsidRPr="00ED3040">
        <w:rPr>
          <w:i/>
          <w:iCs/>
          <w:color w:val="000000" w:themeColor="text1"/>
          <w:sz w:val="28"/>
          <w:szCs w:val="28"/>
          <w:lang w:val="es-CL" w:eastAsia="es-CL"/>
        </w:rPr>
        <w:t>(En el espacio respectivo marcar con “X” solo una opción de acuerdo con la declaración efectuada)</w:t>
      </w:r>
    </w:p>
    <w:p w14:paraId="4388BD9D" w14:textId="77777777" w:rsidR="001E02B3" w:rsidRPr="00ED3040" w:rsidRDefault="001E02B3" w:rsidP="001E02B3">
      <w:pPr>
        <w:textAlignment w:val="baseline"/>
        <w:rPr>
          <w:color w:val="000000" w:themeColor="text1"/>
          <w:sz w:val="28"/>
          <w:szCs w:val="28"/>
          <w:lang w:val="es-CL" w:eastAsia="es-CL"/>
        </w:rPr>
      </w:pPr>
    </w:p>
    <w:p w14:paraId="6FDF12F0" w14:textId="77777777" w:rsidR="001E02B3" w:rsidRPr="00ED3040" w:rsidRDefault="001E02B3" w:rsidP="001E02B3">
      <w:pPr>
        <w:textAlignment w:val="baseline"/>
        <w:rPr>
          <w:color w:val="000000" w:themeColor="text1"/>
          <w:sz w:val="28"/>
          <w:szCs w:val="28"/>
          <w:lang w:val="es-CL" w:eastAsia="es-CL"/>
        </w:rPr>
      </w:pPr>
      <w:r w:rsidRPr="00ED3040">
        <w:rPr>
          <w:color w:val="000000" w:themeColor="text1"/>
          <w:sz w:val="28"/>
          <w:szCs w:val="28"/>
          <w:lang w:val="es-CL" w:eastAsia="es-CL"/>
        </w:rPr>
        <w:t xml:space="preserve">___ Mi representada </w:t>
      </w:r>
      <w:r w:rsidRPr="00ED3040">
        <w:rPr>
          <w:b/>
          <w:bCs/>
          <w:color w:val="000000" w:themeColor="text1"/>
          <w:sz w:val="28"/>
          <w:szCs w:val="28"/>
          <w:u w:val="single"/>
          <w:lang w:val="es-CL" w:eastAsia="es-CL"/>
        </w:rPr>
        <w:t>no</w:t>
      </w:r>
      <w:r w:rsidRPr="00ED3040">
        <w:rPr>
          <w:color w:val="000000" w:themeColor="text1"/>
          <w:sz w:val="28"/>
          <w:szCs w:val="28"/>
          <w:lang w:val="es-CL" w:eastAsia="es-CL"/>
        </w:rPr>
        <w:t xml:space="preserve"> forma parte de un grupo empresarial y no está relacionada con otras personas en los términos establecidos en el Titulo XV “De los grupos empresariales, de los controladores y las personas relacionadas” de la Ley N° 18.045 del Mercado de Valores.  </w:t>
      </w:r>
    </w:p>
    <w:p w14:paraId="5BE67866" w14:textId="77777777" w:rsidR="001E02B3" w:rsidRPr="00ED3040" w:rsidRDefault="001E02B3" w:rsidP="001E02B3">
      <w:pPr>
        <w:textAlignment w:val="baseline"/>
        <w:rPr>
          <w:color w:val="000000" w:themeColor="text1"/>
          <w:sz w:val="28"/>
          <w:szCs w:val="28"/>
          <w:lang w:val="es-CL" w:eastAsia="es-CL"/>
        </w:rPr>
      </w:pPr>
      <w:r w:rsidRPr="00ED3040">
        <w:rPr>
          <w:color w:val="000000" w:themeColor="text1"/>
          <w:sz w:val="28"/>
          <w:szCs w:val="28"/>
          <w:lang w:val="es-CL" w:eastAsia="es-CL"/>
        </w:rPr>
        <w:t>  </w:t>
      </w:r>
    </w:p>
    <w:p w14:paraId="33A5BA98" w14:textId="77777777" w:rsidR="001E02B3" w:rsidRPr="00ED3040" w:rsidRDefault="001E02B3" w:rsidP="001E02B3">
      <w:pPr>
        <w:textAlignment w:val="baseline"/>
        <w:rPr>
          <w:color w:val="000000" w:themeColor="text1"/>
          <w:sz w:val="28"/>
          <w:szCs w:val="28"/>
          <w:lang w:val="es-CL" w:eastAsia="es-CL"/>
        </w:rPr>
      </w:pPr>
      <w:r w:rsidRPr="00ED3040">
        <w:rPr>
          <w:color w:val="000000" w:themeColor="text1"/>
          <w:sz w:val="28"/>
          <w:szCs w:val="28"/>
          <w:lang w:val="es-CL" w:eastAsia="es-CL"/>
        </w:rPr>
        <w:t xml:space="preserve">___ Mi representada </w:t>
      </w:r>
      <w:r w:rsidRPr="00ED3040">
        <w:rPr>
          <w:b/>
          <w:bCs/>
          <w:color w:val="000000" w:themeColor="text1"/>
          <w:sz w:val="28"/>
          <w:szCs w:val="28"/>
          <w:u w:val="single"/>
          <w:lang w:val="es-CL" w:eastAsia="es-CL"/>
        </w:rPr>
        <w:t>sí</w:t>
      </w:r>
      <w:r w:rsidRPr="00ED3040">
        <w:rPr>
          <w:color w:val="000000" w:themeColor="text1"/>
          <w:sz w:val="28"/>
          <w:szCs w:val="28"/>
          <w:lang w:val="es-CL" w:eastAsia="es-CL"/>
        </w:rPr>
        <w:t xml:space="preserve"> forma parte de un grupo empresarial y sí está relacionada con personas en los términos establecidos en el Titulo XV “De los grupos empresariales, de los controladores y las personas relacionadas” de la Ley N° 18.045 del Mercado de Valores, pero ninguno de los miembros del grupo empresarial o de sus personas relacionadas participa en el presente procedimiento licitatorio ofertando respecto del mismo producto o servicio.  </w:t>
      </w:r>
    </w:p>
    <w:p w14:paraId="77F43561" w14:textId="77777777" w:rsidR="001E02B3" w:rsidRPr="00ED3040" w:rsidRDefault="001E02B3" w:rsidP="001E02B3">
      <w:pPr>
        <w:textAlignment w:val="baseline"/>
        <w:rPr>
          <w:color w:val="000000" w:themeColor="text1"/>
          <w:sz w:val="28"/>
          <w:szCs w:val="28"/>
          <w:lang w:val="es-CL" w:eastAsia="es-CL"/>
        </w:rPr>
      </w:pPr>
      <w:r w:rsidRPr="00ED3040">
        <w:rPr>
          <w:color w:val="000000" w:themeColor="text1"/>
          <w:sz w:val="28"/>
          <w:szCs w:val="28"/>
          <w:lang w:val="es-CL" w:eastAsia="es-CL"/>
        </w:rPr>
        <w:t>  </w:t>
      </w:r>
    </w:p>
    <w:p w14:paraId="6EB0B41C" w14:textId="77777777" w:rsidR="001E02B3" w:rsidRPr="00ED3040" w:rsidRDefault="001E02B3" w:rsidP="001E02B3">
      <w:pPr>
        <w:textAlignment w:val="baseline"/>
        <w:rPr>
          <w:color w:val="000000" w:themeColor="text1"/>
          <w:sz w:val="28"/>
          <w:szCs w:val="28"/>
          <w:lang w:val="es-CL" w:eastAsia="es-CL"/>
        </w:rPr>
      </w:pPr>
      <w:r w:rsidRPr="00ED3040">
        <w:rPr>
          <w:color w:val="000000" w:themeColor="text1"/>
          <w:sz w:val="28"/>
          <w:szCs w:val="28"/>
          <w:lang w:val="es-CL" w:eastAsia="es-CL"/>
        </w:rPr>
        <w:t xml:space="preserve">___ Mi representada </w:t>
      </w:r>
      <w:r w:rsidRPr="00ED3040">
        <w:rPr>
          <w:b/>
          <w:bCs/>
          <w:color w:val="000000" w:themeColor="text1"/>
          <w:sz w:val="28"/>
          <w:szCs w:val="28"/>
          <w:u w:val="single"/>
          <w:lang w:val="es-CL" w:eastAsia="es-CL"/>
        </w:rPr>
        <w:t>sí</w:t>
      </w:r>
      <w:r w:rsidRPr="00ED3040">
        <w:rPr>
          <w:color w:val="000000" w:themeColor="text1"/>
          <w:sz w:val="28"/>
          <w:szCs w:val="28"/>
          <w:lang w:val="es-CL" w:eastAsia="es-CL"/>
        </w:rPr>
        <w:t xml:space="preserve"> forma parte de un grupo empresarial y sí está relacionada con personas en los términos establecidos en el Titulo XV “De los grupos empresariales, de los controladores y las personas relacionadas” de la Ley N° 18.045 del Mercado de Valores, participando el siguiente miembro del grupo empresarial o de sus personas relacionadas en el presente procedimiento licitatorio respecto de la misma línea de servicio y sector: </w:t>
      </w:r>
    </w:p>
    <w:p w14:paraId="0BFA8957" w14:textId="77777777" w:rsidR="001E02B3" w:rsidRPr="00ED3040" w:rsidRDefault="001E02B3" w:rsidP="001E02B3">
      <w:pPr>
        <w:textAlignment w:val="baseline"/>
        <w:rPr>
          <w:color w:val="000000" w:themeColor="text1"/>
          <w:sz w:val="28"/>
          <w:szCs w:val="28"/>
          <w:lang w:val="es-CL" w:eastAsia="es-CL"/>
        </w:rPr>
      </w:pPr>
    </w:p>
    <w:tbl>
      <w:tblPr>
        <w:tblStyle w:val="Tablaconcuadrcula"/>
        <w:tblW w:w="0" w:type="auto"/>
        <w:tblLook w:val="04A0" w:firstRow="1" w:lastRow="0" w:firstColumn="1" w:lastColumn="0" w:noHBand="0" w:noVBand="1"/>
      </w:tblPr>
      <w:tblGrid>
        <w:gridCol w:w="559"/>
        <w:gridCol w:w="5300"/>
        <w:gridCol w:w="2969"/>
      </w:tblGrid>
      <w:tr w:rsidR="001E02B3" w:rsidRPr="00ED3040" w14:paraId="3863A112" w14:textId="77777777" w:rsidTr="00D26B6E">
        <w:tc>
          <w:tcPr>
            <w:tcW w:w="562" w:type="dxa"/>
          </w:tcPr>
          <w:p w14:paraId="25738920" w14:textId="77777777" w:rsidR="001E02B3" w:rsidRPr="00ED3040" w:rsidRDefault="001E02B3" w:rsidP="00D26B6E">
            <w:pPr>
              <w:textAlignment w:val="baseline"/>
              <w:rPr>
                <w:color w:val="000000" w:themeColor="text1"/>
                <w:sz w:val="28"/>
                <w:szCs w:val="28"/>
                <w:lang w:val="es-CL" w:eastAsia="es-CL"/>
              </w:rPr>
            </w:pPr>
            <w:r w:rsidRPr="00ED3040">
              <w:rPr>
                <w:color w:val="000000" w:themeColor="text1"/>
                <w:sz w:val="28"/>
                <w:szCs w:val="28"/>
                <w:lang w:val="es-CL" w:eastAsia="es-CL"/>
              </w:rPr>
              <w:t>N°</w:t>
            </w:r>
          </w:p>
        </w:tc>
        <w:tc>
          <w:tcPr>
            <w:tcW w:w="5670" w:type="dxa"/>
          </w:tcPr>
          <w:p w14:paraId="5C606525" w14:textId="77777777" w:rsidR="001E02B3" w:rsidRPr="00ED3040" w:rsidRDefault="001E02B3" w:rsidP="00D26B6E">
            <w:pPr>
              <w:textAlignment w:val="baseline"/>
              <w:rPr>
                <w:color w:val="000000" w:themeColor="text1"/>
                <w:sz w:val="28"/>
                <w:szCs w:val="28"/>
                <w:lang w:val="es-CL" w:eastAsia="es-CL"/>
              </w:rPr>
            </w:pPr>
            <w:r w:rsidRPr="00ED3040">
              <w:rPr>
                <w:color w:val="000000" w:themeColor="text1"/>
                <w:sz w:val="28"/>
                <w:szCs w:val="28"/>
                <w:lang w:val="es-CL" w:eastAsia="es-CL"/>
              </w:rPr>
              <w:t>Nombre o razón social</w:t>
            </w:r>
          </w:p>
        </w:tc>
        <w:tc>
          <w:tcPr>
            <w:tcW w:w="3164" w:type="dxa"/>
          </w:tcPr>
          <w:p w14:paraId="79151215" w14:textId="77777777" w:rsidR="001E02B3" w:rsidRPr="00ED3040" w:rsidRDefault="001E02B3" w:rsidP="00D26B6E">
            <w:pPr>
              <w:textAlignment w:val="baseline"/>
              <w:rPr>
                <w:color w:val="000000" w:themeColor="text1"/>
                <w:sz w:val="28"/>
                <w:szCs w:val="28"/>
                <w:lang w:val="es-CL" w:eastAsia="es-CL"/>
              </w:rPr>
            </w:pPr>
            <w:r w:rsidRPr="00ED3040">
              <w:rPr>
                <w:color w:val="000000" w:themeColor="text1"/>
                <w:sz w:val="28"/>
                <w:szCs w:val="28"/>
                <w:lang w:val="es-CL" w:eastAsia="es-CL"/>
              </w:rPr>
              <w:t>RUT</w:t>
            </w:r>
          </w:p>
        </w:tc>
      </w:tr>
      <w:tr w:rsidR="001E02B3" w:rsidRPr="00ED3040" w14:paraId="0F68734F" w14:textId="77777777" w:rsidTr="00D26B6E">
        <w:tc>
          <w:tcPr>
            <w:tcW w:w="562" w:type="dxa"/>
          </w:tcPr>
          <w:p w14:paraId="612709AD" w14:textId="77777777" w:rsidR="001E02B3" w:rsidRPr="00ED3040" w:rsidRDefault="001E02B3" w:rsidP="00D26B6E">
            <w:pPr>
              <w:textAlignment w:val="baseline"/>
              <w:rPr>
                <w:color w:val="000000" w:themeColor="text1"/>
                <w:sz w:val="28"/>
                <w:szCs w:val="28"/>
                <w:lang w:val="es-CL" w:eastAsia="es-CL"/>
              </w:rPr>
            </w:pPr>
            <w:r w:rsidRPr="00ED3040">
              <w:rPr>
                <w:color w:val="000000" w:themeColor="text1"/>
                <w:sz w:val="28"/>
                <w:szCs w:val="28"/>
                <w:lang w:val="es-CL" w:eastAsia="es-CL"/>
              </w:rPr>
              <w:t>1</w:t>
            </w:r>
          </w:p>
        </w:tc>
        <w:tc>
          <w:tcPr>
            <w:tcW w:w="5670" w:type="dxa"/>
          </w:tcPr>
          <w:p w14:paraId="31AB1F65" w14:textId="77777777" w:rsidR="001E02B3" w:rsidRPr="00ED3040" w:rsidRDefault="001E02B3" w:rsidP="00D26B6E">
            <w:pPr>
              <w:textAlignment w:val="baseline"/>
              <w:rPr>
                <w:color w:val="000000" w:themeColor="text1"/>
                <w:sz w:val="28"/>
                <w:szCs w:val="28"/>
                <w:lang w:val="es-CL" w:eastAsia="es-CL"/>
              </w:rPr>
            </w:pPr>
          </w:p>
        </w:tc>
        <w:tc>
          <w:tcPr>
            <w:tcW w:w="3164" w:type="dxa"/>
          </w:tcPr>
          <w:p w14:paraId="0CE02E9A" w14:textId="77777777" w:rsidR="001E02B3" w:rsidRPr="00ED3040" w:rsidRDefault="001E02B3" w:rsidP="00D26B6E">
            <w:pPr>
              <w:textAlignment w:val="baseline"/>
              <w:rPr>
                <w:color w:val="000000" w:themeColor="text1"/>
                <w:sz w:val="28"/>
                <w:szCs w:val="28"/>
                <w:lang w:val="es-CL" w:eastAsia="es-CL"/>
              </w:rPr>
            </w:pPr>
          </w:p>
        </w:tc>
      </w:tr>
      <w:tr w:rsidR="001E02B3" w:rsidRPr="00ED3040" w14:paraId="43C7950E" w14:textId="77777777" w:rsidTr="00D26B6E">
        <w:tc>
          <w:tcPr>
            <w:tcW w:w="562" w:type="dxa"/>
          </w:tcPr>
          <w:p w14:paraId="351C5B5E" w14:textId="77777777" w:rsidR="001E02B3" w:rsidRPr="00ED3040" w:rsidRDefault="001E02B3" w:rsidP="00D26B6E">
            <w:pPr>
              <w:textAlignment w:val="baseline"/>
              <w:rPr>
                <w:color w:val="000000" w:themeColor="text1"/>
                <w:sz w:val="28"/>
                <w:szCs w:val="28"/>
                <w:lang w:val="es-CL" w:eastAsia="es-CL"/>
              </w:rPr>
            </w:pPr>
            <w:r w:rsidRPr="00ED3040">
              <w:rPr>
                <w:color w:val="000000" w:themeColor="text1"/>
                <w:sz w:val="28"/>
                <w:szCs w:val="28"/>
                <w:lang w:val="es-CL" w:eastAsia="es-CL"/>
              </w:rPr>
              <w:t>2</w:t>
            </w:r>
          </w:p>
        </w:tc>
        <w:tc>
          <w:tcPr>
            <w:tcW w:w="5670" w:type="dxa"/>
          </w:tcPr>
          <w:p w14:paraId="1BE9EB6F" w14:textId="77777777" w:rsidR="001E02B3" w:rsidRPr="00ED3040" w:rsidRDefault="001E02B3" w:rsidP="00D26B6E">
            <w:pPr>
              <w:textAlignment w:val="baseline"/>
              <w:rPr>
                <w:color w:val="000000" w:themeColor="text1"/>
                <w:sz w:val="28"/>
                <w:szCs w:val="28"/>
                <w:lang w:val="es-CL" w:eastAsia="es-CL"/>
              </w:rPr>
            </w:pPr>
          </w:p>
        </w:tc>
        <w:tc>
          <w:tcPr>
            <w:tcW w:w="3164" w:type="dxa"/>
          </w:tcPr>
          <w:p w14:paraId="77F9C355" w14:textId="77777777" w:rsidR="001E02B3" w:rsidRPr="00ED3040" w:rsidRDefault="001E02B3" w:rsidP="00D26B6E">
            <w:pPr>
              <w:textAlignment w:val="baseline"/>
              <w:rPr>
                <w:color w:val="000000" w:themeColor="text1"/>
                <w:sz w:val="28"/>
                <w:szCs w:val="28"/>
                <w:lang w:val="es-CL" w:eastAsia="es-CL"/>
              </w:rPr>
            </w:pPr>
          </w:p>
        </w:tc>
      </w:tr>
      <w:tr w:rsidR="001E02B3" w:rsidRPr="00ED3040" w14:paraId="1E2396A4" w14:textId="77777777" w:rsidTr="00D26B6E">
        <w:tc>
          <w:tcPr>
            <w:tcW w:w="562" w:type="dxa"/>
          </w:tcPr>
          <w:p w14:paraId="5AAE199E" w14:textId="77777777" w:rsidR="001E02B3" w:rsidRPr="00ED3040" w:rsidRDefault="001E02B3" w:rsidP="00D26B6E">
            <w:pPr>
              <w:textAlignment w:val="baseline"/>
              <w:rPr>
                <w:color w:val="000000" w:themeColor="text1"/>
                <w:sz w:val="28"/>
                <w:szCs w:val="28"/>
                <w:lang w:val="es-CL" w:eastAsia="es-CL"/>
              </w:rPr>
            </w:pPr>
            <w:r w:rsidRPr="00ED3040">
              <w:rPr>
                <w:color w:val="000000" w:themeColor="text1"/>
                <w:sz w:val="28"/>
                <w:szCs w:val="28"/>
                <w:lang w:val="es-CL" w:eastAsia="es-CL"/>
              </w:rPr>
              <w:t>3</w:t>
            </w:r>
          </w:p>
        </w:tc>
        <w:tc>
          <w:tcPr>
            <w:tcW w:w="5670" w:type="dxa"/>
          </w:tcPr>
          <w:p w14:paraId="6419B2F0" w14:textId="77777777" w:rsidR="001E02B3" w:rsidRPr="00ED3040" w:rsidRDefault="001E02B3" w:rsidP="00D26B6E">
            <w:pPr>
              <w:textAlignment w:val="baseline"/>
              <w:rPr>
                <w:color w:val="000000" w:themeColor="text1"/>
                <w:sz w:val="28"/>
                <w:szCs w:val="28"/>
                <w:lang w:val="es-CL" w:eastAsia="es-CL"/>
              </w:rPr>
            </w:pPr>
          </w:p>
        </w:tc>
        <w:tc>
          <w:tcPr>
            <w:tcW w:w="3164" w:type="dxa"/>
          </w:tcPr>
          <w:p w14:paraId="48F29AA5" w14:textId="77777777" w:rsidR="001E02B3" w:rsidRPr="00ED3040" w:rsidRDefault="001E02B3" w:rsidP="00D26B6E">
            <w:pPr>
              <w:textAlignment w:val="baseline"/>
              <w:rPr>
                <w:color w:val="000000" w:themeColor="text1"/>
                <w:sz w:val="28"/>
                <w:szCs w:val="28"/>
                <w:lang w:val="es-CL" w:eastAsia="es-CL"/>
              </w:rPr>
            </w:pPr>
          </w:p>
        </w:tc>
      </w:tr>
    </w:tbl>
    <w:p w14:paraId="5656DE3B" w14:textId="77777777" w:rsidR="001E02B3" w:rsidRPr="00ED3040" w:rsidRDefault="001E02B3" w:rsidP="001E02B3">
      <w:pPr>
        <w:textAlignment w:val="baseline"/>
        <w:rPr>
          <w:color w:val="000000" w:themeColor="text1"/>
          <w:sz w:val="28"/>
          <w:szCs w:val="28"/>
          <w:lang w:val="es-CL" w:eastAsia="es-CL"/>
        </w:rPr>
      </w:pPr>
      <w:r w:rsidRPr="00ED3040">
        <w:rPr>
          <w:color w:val="000000" w:themeColor="text1"/>
          <w:sz w:val="28"/>
          <w:szCs w:val="28"/>
          <w:lang w:val="es-CL" w:eastAsia="es-CL"/>
        </w:rPr>
        <w:t>  </w:t>
      </w:r>
    </w:p>
    <w:p w14:paraId="5D98504E" w14:textId="77777777" w:rsidR="001E02B3" w:rsidRPr="00ED3040" w:rsidRDefault="001E02B3" w:rsidP="001E02B3">
      <w:pPr>
        <w:textAlignment w:val="baseline"/>
        <w:rPr>
          <w:color w:val="000000" w:themeColor="text1"/>
          <w:sz w:val="28"/>
          <w:szCs w:val="28"/>
          <w:lang w:val="es-CL" w:eastAsia="es-CL"/>
        </w:rPr>
      </w:pPr>
      <w:r w:rsidRPr="00ED3040">
        <w:rPr>
          <w:color w:val="000000" w:themeColor="text1"/>
          <w:sz w:val="28"/>
          <w:szCs w:val="28"/>
          <w:lang w:val="es-CL" w:eastAsia="es-CL"/>
        </w:rPr>
        <w:t>&lt;Ciudad&gt;, &lt;día/mes/año&gt; </w:t>
      </w:r>
    </w:p>
    <w:p w14:paraId="374D9621" w14:textId="77777777" w:rsidR="001E02B3" w:rsidRPr="00ED3040" w:rsidRDefault="001E02B3" w:rsidP="001E02B3">
      <w:pPr>
        <w:textAlignment w:val="baseline"/>
        <w:rPr>
          <w:color w:val="000000" w:themeColor="text1"/>
          <w:sz w:val="28"/>
          <w:szCs w:val="28"/>
          <w:lang w:val="es-CL" w:eastAsia="es-CL"/>
        </w:rPr>
      </w:pPr>
      <w:r w:rsidRPr="00ED3040">
        <w:rPr>
          <w:color w:val="000000" w:themeColor="text1"/>
          <w:sz w:val="28"/>
          <w:szCs w:val="28"/>
          <w:lang w:val="es-CL" w:eastAsia="es-CL"/>
        </w:rPr>
        <w:t> </w:t>
      </w:r>
    </w:p>
    <w:p w14:paraId="36854901" w14:textId="77777777" w:rsidR="001E02B3" w:rsidRPr="00ED3040" w:rsidRDefault="001E02B3" w:rsidP="001E02B3">
      <w:pPr>
        <w:textAlignment w:val="baseline"/>
        <w:rPr>
          <w:color w:val="000000" w:themeColor="text1"/>
          <w:sz w:val="28"/>
          <w:szCs w:val="28"/>
          <w:lang w:val="es-CL" w:eastAsia="es-CL"/>
        </w:rPr>
      </w:pPr>
      <w:r w:rsidRPr="00ED3040">
        <w:rPr>
          <w:color w:val="000000" w:themeColor="text1"/>
          <w:sz w:val="28"/>
          <w:szCs w:val="28"/>
          <w:lang w:val="es-CL" w:eastAsia="es-CL"/>
        </w:rPr>
        <w:t> </w:t>
      </w:r>
    </w:p>
    <w:p w14:paraId="324E7D1C" w14:textId="77777777" w:rsidR="001E02B3" w:rsidRPr="00ED3040" w:rsidRDefault="001E02B3" w:rsidP="001E02B3">
      <w:pPr>
        <w:textAlignment w:val="baseline"/>
        <w:rPr>
          <w:color w:val="000000" w:themeColor="text1"/>
          <w:sz w:val="28"/>
          <w:szCs w:val="28"/>
          <w:lang w:val="es-CL" w:eastAsia="es-CL"/>
        </w:rPr>
      </w:pPr>
    </w:p>
    <w:p w14:paraId="08227B89" w14:textId="77777777" w:rsidR="001E02B3" w:rsidRPr="00ED3040" w:rsidRDefault="001E02B3" w:rsidP="001E02B3">
      <w:pPr>
        <w:jc w:val="center"/>
        <w:textAlignment w:val="baseline"/>
        <w:rPr>
          <w:color w:val="000000" w:themeColor="text1"/>
          <w:sz w:val="28"/>
          <w:szCs w:val="28"/>
          <w:lang w:val="es-CL" w:eastAsia="es-CL"/>
        </w:rPr>
      </w:pPr>
      <w:r w:rsidRPr="00ED3040">
        <w:rPr>
          <w:b/>
          <w:bCs/>
          <w:color w:val="000000" w:themeColor="text1"/>
          <w:sz w:val="28"/>
          <w:szCs w:val="28"/>
          <w:lang w:val="es-CL" w:eastAsia="es-CL"/>
        </w:rPr>
        <w:t>_______________________________________</w:t>
      </w:r>
    </w:p>
    <w:p w14:paraId="2DE9DA83" w14:textId="77777777" w:rsidR="001E02B3" w:rsidRPr="00ED3040" w:rsidRDefault="001E02B3" w:rsidP="001E02B3">
      <w:pPr>
        <w:jc w:val="center"/>
        <w:textAlignment w:val="baseline"/>
        <w:rPr>
          <w:color w:val="000000" w:themeColor="text1"/>
          <w:sz w:val="28"/>
          <w:szCs w:val="28"/>
          <w:lang w:val="es-CL" w:eastAsia="es-CL"/>
        </w:rPr>
      </w:pPr>
      <w:r w:rsidRPr="00ED3040">
        <w:rPr>
          <w:i/>
          <w:iCs/>
          <w:color w:val="000000" w:themeColor="text1"/>
          <w:sz w:val="28"/>
          <w:szCs w:val="28"/>
          <w:lang w:val="es-CL" w:eastAsia="es-CL"/>
        </w:rPr>
        <w:t>&lt;Nombre y firma&gt;</w:t>
      </w:r>
    </w:p>
    <w:p w14:paraId="7F709FB7" w14:textId="77777777" w:rsidR="001E02B3" w:rsidRPr="00ED3040" w:rsidRDefault="001E02B3" w:rsidP="001E02B3">
      <w:pPr>
        <w:jc w:val="center"/>
        <w:textAlignment w:val="baseline"/>
        <w:rPr>
          <w:color w:val="000000" w:themeColor="text1"/>
          <w:sz w:val="28"/>
          <w:szCs w:val="28"/>
          <w:lang w:val="es-CL" w:eastAsia="es-CL"/>
        </w:rPr>
      </w:pPr>
      <w:r w:rsidRPr="00ED3040">
        <w:rPr>
          <w:i/>
          <w:iCs/>
          <w:color w:val="000000" w:themeColor="text1"/>
          <w:sz w:val="28"/>
          <w:szCs w:val="28"/>
          <w:lang w:val="es-CL" w:eastAsia="es-CL"/>
        </w:rPr>
        <w:t>&lt;Representante Legal o persona natural según corresponda &gt;</w:t>
      </w:r>
    </w:p>
    <w:p w14:paraId="31918574" w14:textId="142EA83D" w:rsidR="001E02B3" w:rsidRPr="00ED3040" w:rsidRDefault="001E02B3" w:rsidP="00DB3E6E">
      <w:pPr>
        <w:textAlignment w:val="baseline"/>
        <w:rPr>
          <w:b/>
          <w:color w:val="FF0000"/>
          <w:sz w:val="28"/>
          <w:szCs w:val="28"/>
          <w:highlight w:val="yellow"/>
          <w:lang w:val="es-CL"/>
        </w:rPr>
      </w:pPr>
      <w:r w:rsidRPr="00ED3040">
        <w:rPr>
          <w:color w:val="000000" w:themeColor="text1"/>
          <w:sz w:val="28"/>
          <w:szCs w:val="28"/>
          <w:lang w:val="es-CL" w:eastAsia="es-CL"/>
        </w:rPr>
        <w:lastRenderedPageBreak/>
        <w:t> </w:t>
      </w:r>
    </w:p>
    <w:p w14:paraId="36B9753A" w14:textId="77777777" w:rsidR="001E02B3" w:rsidRPr="00ED3040" w:rsidRDefault="001E02B3" w:rsidP="001E02B3">
      <w:pPr>
        <w:jc w:val="both"/>
        <w:rPr>
          <w:sz w:val="28"/>
          <w:szCs w:val="28"/>
          <w:highlight w:val="yellow"/>
          <w:lang w:val="es-CL"/>
        </w:rPr>
      </w:pPr>
    </w:p>
    <w:p w14:paraId="2032CBCC" w14:textId="77777777" w:rsidR="001E02B3" w:rsidRPr="00ED3040" w:rsidRDefault="001E02B3" w:rsidP="001E02B3">
      <w:pPr>
        <w:spacing w:after="200" w:line="276" w:lineRule="auto"/>
        <w:contextualSpacing/>
        <w:jc w:val="both"/>
        <w:rPr>
          <w:sz w:val="28"/>
          <w:szCs w:val="28"/>
          <w:lang w:val="es-CL"/>
        </w:rPr>
      </w:pPr>
    </w:p>
    <w:p w14:paraId="7A71686C" w14:textId="77777777" w:rsidR="001E02B3" w:rsidRDefault="001E02B3" w:rsidP="001E02B3">
      <w:pPr>
        <w:contextualSpacing/>
        <w:jc w:val="both"/>
        <w:rPr>
          <w:color w:val="000000" w:themeColor="text1"/>
          <w:sz w:val="28"/>
          <w:szCs w:val="32"/>
          <w:u w:val="single"/>
          <w:lang w:val="es-CL"/>
        </w:rPr>
      </w:pPr>
    </w:p>
    <w:p w14:paraId="3CB86A20" w14:textId="77777777" w:rsidR="001E02B3" w:rsidRDefault="001E02B3" w:rsidP="001E02B3">
      <w:pPr>
        <w:contextualSpacing/>
        <w:jc w:val="both"/>
        <w:rPr>
          <w:color w:val="000000" w:themeColor="text1"/>
          <w:sz w:val="28"/>
          <w:szCs w:val="32"/>
          <w:u w:val="single"/>
          <w:lang w:val="es-CL"/>
        </w:rPr>
      </w:pPr>
    </w:p>
    <w:p w14:paraId="7A23BA1A" w14:textId="77777777" w:rsidR="001E02B3" w:rsidRDefault="001E02B3" w:rsidP="001E02B3">
      <w:pPr>
        <w:contextualSpacing/>
        <w:jc w:val="both"/>
        <w:rPr>
          <w:color w:val="000000" w:themeColor="text1"/>
          <w:sz w:val="28"/>
          <w:szCs w:val="32"/>
          <w:u w:val="single"/>
          <w:lang w:val="es-CL"/>
        </w:rPr>
      </w:pPr>
    </w:p>
    <w:sectPr w:rsidR="001E02B3" w:rsidSect="001E02B3">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15AFC"/>
    <w:multiLevelType w:val="multilevel"/>
    <w:tmpl w:val="520E526C"/>
    <w:lvl w:ilvl="0">
      <w:start w:val="1"/>
      <w:numFmt w:val="lowerLetter"/>
      <w:lvlText w:val="%1."/>
      <w:lvlJc w:val="left"/>
      <w:pPr>
        <w:ind w:left="360" w:hanging="360"/>
      </w:pPr>
      <w:rPr>
        <w:rFonts w:hint="default"/>
        <w:b w:val="0"/>
        <w:color w:val="auto"/>
      </w:rPr>
    </w:lvl>
    <w:lvl w:ilvl="1">
      <w:start w:val="1"/>
      <w:numFmt w:val="decimal"/>
      <w:isLgl/>
      <w:lvlText w:val="%1.%2"/>
      <w:lvlJc w:val="left"/>
      <w:pPr>
        <w:ind w:left="450" w:hanging="45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 w15:restartNumberingAfterBreak="0">
    <w:nsid w:val="0A5220A4"/>
    <w:multiLevelType w:val="hybridMultilevel"/>
    <w:tmpl w:val="1DA8307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7A82D7A"/>
    <w:multiLevelType w:val="hybridMultilevel"/>
    <w:tmpl w:val="B484C374"/>
    <w:lvl w:ilvl="0" w:tplc="340A0001">
      <w:start w:val="1"/>
      <w:numFmt w:val="bullet"/>
      <w:lvlText w:val=""/>
      <w:lvlJc w:val="left"/>
      <w:pPr>
        <w:ind w:left="795" w:hanging="360"/>
      </w:pPr>
      <w:rPr>
        <w:rFonts w:ascii="Symbol" w:hAnsi="Symbol"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3" w15:restartNumberingAfterBreak="0">
    <w:nsid w:val="1F9714AA"/>
    <w:multiLevelType w:val="hybridMultilevel"/>
    <w:tmpl w:val="A13ABE88"/>
    <w:lvl w:ilvl="0" w:tplc="04090017">
      <w:start w:val="1"/>
      <w:numFmt w:val="lowerLetter"/>
      <w:lvlText w:val="%1)"/>
      <w:lvlJc w:val="left"/>
      <w:pPr>
        <w:tabs>
          <w:tab w:val="num" w:pos="720"/>
        </w:tabs>
        <w:ind w:left="720" w:hanging="360"/>
      </w:pPr>
      <w:rPr>
        <w:rFonts w:hint="default"/>
      </w:rPr>
    </w:lvl>
    <w:lvl w:ilvl="1" w:tplc="340A0003" w:tentative="1">
      <w:start w:val="1"/>
      <w:numFmt w:val="bullet"/>
      <w:lvlText w:val="o"/>
      <w:lvlJc w:val="left"/>
      <w:pPr>
        <w:tabs>
          <w:tab w:val="num" w:pos="1440"/>
        </w:tabs>
        <w:ind w:left="1440" w:hanging="360"/>
      </w:pPr>
      <w:rPr>
        <w:rFonts w:ascii="Courier New" w:hAnsi="Courier New" w:cs="Courier New"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cs="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cs="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3510D91"/>
    <w:multiLevelType w:val="hybridMultilevel"/>
    <w:tmpl w:val="C36453E0"/>
    <w:lvl w:ilvl="0" w:tplc="0D643AAE">
      <w:start w:val="1"/>
      <w:numFmt w:val="lowerLetter"/>
      <w:lvlText w:val="%1."/>
      <w:lvlJc w:val="left"/>
      <w:pPr>
        <w:ind w:left="1070" w:hanging="360"/>
      </w:pPr>
      <w:rPr>
        <w:rFonts w:hint="default"/>
        <w:b w:val="0"/>
      </w:rPr>
    </w:lvl>
    <w:lvl w:ilvl="1" w:tplc="340A0003" w:tentative="1">
      <w:start w:val="1"/>
      <w:numFmt w:val="bullet"/>
      <w:lvlText w:val="o"/>
      <w:lvlJc w:val="left"/>
      <w:pPr>
        <w:ind w:left="1866" w:hanging="360"/>
      </w:pPr>
      <w:rPr>
        <w:rFonts w:ascii="Courier New" w:hAnsi="Courier New" w:cs="Courier New" w:hint="default"/>
      </w:rPr>
    </w:lvl>
    <w:lvl w:ilvl="2" w:tplc="340A0005" w:tentative="1">
      <w:start w:val="1"/>
      <w:numFmt w:val="bullet"/>
      <w:lvlText w:val=""/>
      <w:lvlJc w:val="left"/>
      <w:pPr>
        <w:ind w:left="2586" w:hanging="360"/>
      </w:pPr>
      <w:rPr>
        <w:rFonts w:ascii="Wingdings" w:hAnsi="Wingdings" w:hint="default"/>
      </w:rPr>
    </w:lvl>
    <w:lvl w:ilvl="3" w:tplc="340A0001" w:tentative="1">
      <w:start w:val="1"/>
      <w:numFmt w:val="bullet"/>
      <w:lvlText w:val=""/>
      <w:lvlJc w:val="left"/>
      <w:pPr>
        <w:ind w:left="3306" w:hanging="360"/>
      </w:pPr>
      <w:rPr>
        <w:rFonts w:ascii="Symbol" w:hAnsi="Symbol" w:hint="default"/>
      </w:rPr>
    </w:lvl>
    <w:lvl w:ilvl="4" w:tplc="340A0003" w:tentative="1">
      <w:start w:val="1"/>
      <w:numFmt w:val="bullet"/>
      <w:lvlText w:val="o"/>
      <w:lvlJc w:val="left"/>
      <w:pPr>
        <w:ind w:left="4026" w:hanging="360"/>
      </w:pPr>
      <w:rPr>
        <w:rFonts w:ascii="Courier New" w:hAnsi="Courier New" w:cs="Courier New" w:hint="default"/>
      </w:rPr>
    </w:lvl>
    <w:lvl w:ilvl="5" w:tplc="340A0005" w:tentative="1">
      <w:start w:val="1"/>
      <w:numFmt w:val="bullet"/>
      <w:lvlText w:val=""/>
      <w:lvlJc w:val="left"/>
      <w:pPr>
        <w:ind w:left="4746" w:hanging="360"/>
      </w:pPr>
      <w:rPr>
        <w:rFonts w:ascii="Wingdings" w:hAnsi="Wingdings" w:hint="default"/>
      </w:rPr>
    </w:lvl>
    <w:lvl w:ilvl="6" w:tplc="340A0001" w:tentative="1">
      <w:start w:val="1"/>
      <w:numFmt w:val="bullet"/>
      <w:lvlText w:val=""/>
      <w:lvlJc w:val="left"/>
      <w:pPr>
        <w:ind w:left="5466" w:hanging="360"/>
      </w:pPr>
      <w:rPr>
        <w:rFonts w:ascii="Symbol" w:hAnsi="Symbol" w:hint="default"/>
      </w:rPr>
    </w:lvl>
    <w:lvl w:ilvl="7" w:tplc="340A0003" w:tentative="1">
      <w:start w:val="1"/>
      <w:numFmt w:val="bullet"/>
      <w:lvlText w:val="o"/>
      <w:lvlJc w:val="left"/>
      <w:pPr>
        <w:ind w:left="6186" w:hanging="360"/>
      </w:pPr>
      <w:rPr>
        <w:rFonts w:ascii="Courier New" w:hAnsi="Courier New" w:cs="Courier New" w:hint="default"/>
      </w:rPr>
    </w:lvl>
    <w:lvl w:ilvl="8" w:tplc="340A0005" w:tentative="1">
      <w:start w:val="1"/>
      <w:numFmt w:val="bullet"/>
      <w:lvlText w:val=""/>
      <w:lvlJc w:val="left"/>
      <w:pPr>
        <w:ind w:left="6906" w:hanging="360"/>
      </w:pPr>
      <w:rPr>
        <w:rFonts w:ascii="Wingdings" w:hAnsi="Wingdings" w:hint="default"/>
      </w:rPr>
    </w:lvl>
  </w:abstractNum>
  <w:abstractNum w:abstractNumId="5" w15:restartNumberingAfterBreak="0">
    <w:nsid w:val="337C51AD"/>
    <w:multiLevelType w:val="hybridMultilevel"/>
    <w:tmpl w:val="80082888"/>
    <w:lvl w:ilvl="0" w:tplc="340A0017">
      <w:start w:val="1"/>
      <w:numFmt w:val="lowerLetter"/>
      <w:lvlText w:val="%1)"/>
      <w:lvlJc w:val="left"/>
      <w:pPr>
        <w:ind w:left="1440" w:hanging="360"/>
      </w:pPr>
      <w:rPr>
        <w:rFonts w:cs="Times New Roman"/>
      </w:rPr>
    </w:lvl>
    <w:lvl w:ilvl="1" w:tplc="340A0019" w:tentative="1">
      <w:start w:val="1"/>
      <w:numFmt w:val="lowerLetter"/>
      <w:lvlText w:val="%2."/>
      <w:lvlJc w:val="left"/>
      <w:pPr>
        <w:ind w:left="2160" w:hanging="360"/>
      </w:pPr>
      <w:rPr>
        <w:rFonts w:cs="Times New Roman"/>
      </w:rPr>
    </w:lvl>
    <w:lvl w:ilvl="2" w:tplc="340A001B" w:tentative="1">
      <w:start w:val="1"/>
      <w:numFmt w:val="lowerRoman"/>
      <w:lvlText w:val="%3."/>
      <w:lvlJc w:val="right"/>
      <w:pPr>
        <w:ind w:left="2880" w:hanging="180"/>
      </w:pPr>
      <w:rPr>
        <w:rFonts w:cs="Times New Roman"/>
      </w:rPr>
    </w:lvl>
    <w:lvl w:ilvl="3" w:tplc="340A000F" w:tentative="1">
      <w:start w:val="1"/>
      <w:numFmt w:val="decimal"/>
      <w:lvlText w:val="%4."/>
      <w:lvlJc w:val="left"/>
      <w:pPr>
        <w:ind w:left="3600" w:hanging="360"/>
      </w:pPr>
      <w:rPr>
        <w:rFonts w:cs="Times New Roman"/>
      </w:rPr>
    </w:lvl>
    <w:lvl w:ilvl="4" w:tplc="340A0019" w:tentative="1">
      <w:start w:val="1"/>
      <w:numFmt w:val="lowerLetter"/>
      <w:lvlText w:val="%5."/>
      <w:lvlJc w:val="left"/>
      <w:pPr>
        <w:ind w:left="4320" w:hanging="360"/>
      </w:pPr>
      <w:rPr>
        <w:rFonts w:cs="Times New Roman"/>
      </w:rPr>
    </w:lvl>
    <w:lvl w:ilvl="5" w:tplc="340A001B" w:tentative="1">
      <w:start w:val="1"/>
      <w:numFmt w:val="lowerRoman"/>
      <w:lvlText w:val="%6."/>
      <w:lvlJc w:val="right"/>
      <w:pPr>
        <w:ind w:left="5040" w:hanging="180"/>
      </w:pPr>
      <w:rPr>
        <w:rFonts w:cs="Times New Roman"/>
      </w:rPr>
    </w:lvl>
    <w:lvl w:ilvl="6" w:tplc="340A000F" w:tentative="1">
      <w:start w:val="1"/>
      <w:numFmt w:val="decimal"/>
      <w:lvlText w:val="%7."/>
      <w:lvlJc w:val="left"/>
      <w:pPr>
        <w:ind w:left="5760" w:hanging="360"/>
      </w:pPr>
      <w:rPr>
        <w:rFonts w:cs="Times New Roman"/>
      </w:rPr>
    </w:lvl>
    <w:lvl w:ilvl="7" w:tplc="340A0019" w:tentative="1">
      <w:start w:val="1"/>
      <w:numFmt w:val="lowerLetter"/>
      <w:lvlText w:val="%8."/>
      <w:lvlJc w:val="left"/>
      <w:pPr>
        <w:ind w:left="6480" w:hanging="360"/>
      </w:pPr>
      <w:rPr>
        <w:rFonts w:cs="Times New Roman"/>
      </w:rPr>
    </w:lvl>
    <w:lvl w:ilvl="8" w:tplc="340A001B" w:tentative="1">
      <w:start w:val="1"/>
      <w:numFmt w:val="lowerRoman"/>
      <w:lvlText w:val="%9."/>
      <w:lvlJc w:val="right"/>
      <w:pPr>
        <w:ind w:left="7200" w:hanging="180"/>
      </w:pPr>
      <w:rPr>
        <w:rFonts w:cs="Times New Roman"/>
      </w:rPr>
    </w:lvl>
  </w:abstractNum>
  <w:abstractNum w:abstractNumId="6" w15:restartNumberingAfterBreak="0">
    <w:nsid w:val="358739CE"/>
    <w:multiLevelType w:val="multilevel"/>
    <w:tmpl w:val="B68A3F58"/>
    <w:lvl w:ilvl="0">
      <w:start w:val="2"/>
      <w:numFmt w:val="decimal"/>
      <w:lvlText w:val="%1"/>
      <w:lvlJc w:val="left"/>
      <w:pPr>
        <w:ind w:left="375" w:hanging="375"/>
      </w:pPr>
      <w:rPr>
        <w:rFonts w:hint="default"/>
        <w:b/>
      </w:rPr>
    </w:lvl>
    <w:lvl w:ilvl="1">
      <w:start w:val="1"/>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7" w15:restartNumberingAfterBreak="0">
    <w:nsid w:val="48B51A94"/>
    <w:multiLevelType w:val="hybridMultilevel"/>
    <w:tmpl w:val="7B2CCCB4"/>
    <w:lvl w:ilvl="0" w:tplc="31B441E0">
      <w:start w:val="1"/>
      <w:numFmt w:val="lowerLetter"/>
      <w:lvlText w:val="%1."/>
      <w:lvlJc w:val="left"/>
      <w:pPr>
        <w:ind w:left="786" w:hanging="360"/>
      </w:pPr>
      <w:rPr>
        <w:rFonts w:hint="default"/>
      </w:rPr>
    </w:lvl>
    <w:lvl w:ilvl="1" w:tplc="340A0019" w:tentative="1">
      <w:start w:val="1"/>
      <w:numFmt w:val="lowerLetter"/>
      <w:lvlText w:val="%2."/>
      <w:lvlJc w:val="left"/>
      <w:pPr>
        <w:ind w:left="1506" w:hanging="360"/>
      </w:pPr>
    </w:lvl>
    <w:lvl w:ilvl="2" w:tplc="340A001B" w:tentative="1">
      <w:start w:val="1"/>
      <w:numFmt w:val="lowerRoman"/>
      <w:lvlText w:val="%3."/>
      <w:lvlJc w:val="right"/>
      <w:pPr>
        <w:ind w:left="2226" w:hanging="180"/>
      </w:pPr>
    </w:lvl>
    <w:lvl w:ilvl="3" w:tplc="340A000F" w:tentative="1">
      <w:start w:val="1"/>
      <w:numFmt w:val="decimal"/>
      <w:lvlText w:val="%4."/>
      <w:lvlJc w:val="left"/>
      <w:pPr>
        <w:ind w:left="2946" w:hanging="360"/>
      </w:pPr>
    </w:lvl>
    <w:lvl w:ilvl="4" w:tplc="340A0019" w:tentative="1">
      <w:start w:val="1"/>
      <w:numFmt w:val="lowerLetter"/>
      <w:lvlText w:val="%5."/>
      <w:lvlJc w:val="left"/>
      <w:pPr>
        <w:ind w:left="3666" w:hanging="360"/>
      </w:pPr>
    </w:lvl>
    <w:lvl w:ilvl="5" w:tplc="340A001B" w:tentative="1">
      <w:start w:val="1"/>
      <w:numFmt w:val="lowerRoman"/>
      <w:lvlText w:val="%6."/>
      <w:lvlJc w:val="right"/>
      <w:pPr>
        <w:ind w:left="4386" w:hanging="180"/>
      </w:pPr>
    </w:lvl>
    <w:lvl w:ilvl="6" w:tplc="340A000F" w:tentative="1">
      <w:start w:val="1"/>
      <w:numFmt w:val="decimal"/>
      <w:lvlText w:val="%7."/>
      <w:lvlJc w:val="left"/>
      <w:pPr>
        <w:ind w:left="5106" w:hanging="360"/>
      </w:pPr>
    </w:lvl>
    <w:lvl w:ilvl="7" w:tplc="340A0019" w:tentative="1">
      <w:start w:val="1"/>
      <w:numFmt w:val="lowerLetter"/>
      <w:lvlText w:val="%8."/>
      <w:lvlJc w:val="left"/>
      <w:pPr>
        <w:ind w:left="5826" w:hanging="360"/>
      </w:pPr>
    </w:lvl>
    <w:lvl w:ilvl="8" w:tplc="340A001B" w:tentative="1">
      <w:start w:val="1"/>
      <w:numFmt w:val="lowerRoman"/>
      <w:lvlText w:val="%9."/>
      <w:lvlJc w:val="right"/>
      <w:pPr>
        <w:ind w:left="6546" w:hanging="180"/>
      </w:pPr>
    </w:lvl>
  </w:abstractNum>
  <w:abstractNum w:abstractNumId="8" w15:restartNumberingAfterBreak="0">
    <w:nsid w:val="4BBA6D9E"/>
    <w:multiLevelType w:val="hybridMultilevel"/>
    <w:tmpl w:val="224C497C"/>
    <w:lvl w:ilvl="0" w:tplc="340A0019">
      <w:start w:val="1"/>
      <w:numFmt w:val="lowerLetter"/>
      <w:lvlText w:val="%1."/>
      <w:lvlJc w:val="left"/>
      <w:pPr>
        <w:ind w:left="1637" w:hanging="360"/>
      </w:pPr>
      <w:rPr>
        <w:rFonts w:hint="default"/>
        <w:color w:val="auto"/>
      </w:rPr>
    </w:lvl>
    <w:lvl w:ilvl="1" w:tplc="340A0003">
      <w:start w:val="1"/>
      <w:numFmt w:val="bullet"/>
      <w:lvlText w:val="o"/>
      <w:lvlJc w:val="left"/>
      <w:pPr>
        <w:ind w:left="1648" w:hanging="360"/>
      </w:pPr>
      <w:rPr>
        <w:rFonts w:ascii="Courier New" w:hAnsi="Courier New" w:cs="Courier New" w:hint="default"/>
      </w:rPr>
    </w:lvl>
    <w:lvl w:ilvl="2" w:tplc="340A0005" w:tentative="1">
      <w:start w:val="1"/>
      <w:numFmt w:val="bullet"/>
      <w:lvlText w:val=""/>
      <w:lvlJc w:val="left"/>
      <w:pPr>
        <w:ind w:left="2368" w:hanging="360"/>
      </w:pPr>
      <w:rPr>
        <w:rFonts w:ascii="Wingdings" w:hAnsi="Wingdings" w:hint="default"/>
      </w:rPr>
    </w:lvl>
    <w:lvl w:ilvl="3" w:tplc="340A0001" w:tentative="1">
      <w:start w:val="1"/>
      <w:numFmt w:val="bullet"/>
      <w:lvlText w:val=""/>
      <w:lvlJc w:val="left"/>
      <w:pPr>
        <w:ind w:left="3088" w:hanging="360"/>
      </w:pPr>
      <w:rPr>
        <w:rFonts w:ascii="Symbol" w:hAnsi="Symbol" w:hint="default"/>
      </w:rPr>
    </w:lvl>
    <w:lvl w:ilvl="4" w:tplc="340A0003" w:tentative="1">
      <w:start w:val="1"/>
      <w:numFmt w:val="bullet"/>
      <w:lvlText w:val="o"/>
      <w:lvlJc w:val="left"/>
      <w:pPr>
        <w:ind w:left="3808" w:hanging="360"/>
      </w:pPr>
      <w:rPr>
        <w:rFonts w:ascii="Courier New" w:hAnsi="Courier New" w:cs="Courier New" w:hint="default"/>
      </w:rPr>
    </w:lvl>
    <w:lvl w:ilvl="5" w:tplc="340A0005" w:tentative="1">
      <w:start w:val="1"/>
      <w:numFmt w:val="bullet"/>
      <w:lvlText w:val=""/>
      <w:lvlJc w:val="left"/>
      <w:pPr>
        <w:ind w:left="4528" w:hanging="360"/>
      </w:pPr>
      <w:rPr>
        <w:rFonts w:ascii="Wingdings" w:hAnsi="Wingdings" w:hint="default"/>
      </w:rPr>
    </w:lvl>
    <w:lvl w:ilvl="6" w:tplc="340A0001" w:tentative="1">
      <w:start w:val="1"/>
      <w:numFmt w:val="bullet"/>
      <w:lvlText w:val=""/>
      <w:lvlJc w:val="left"/>
      <w:pPr>
        <w:ind w:left="5248" w:hanging="360"/>
      </w:pPr>
      <w:rPr>
        <w:rFonts w:ascii="Symbol" w:hAnsi="Symbol" w:hint="default"/>
      </w:rPr>
    </w:lvl>
    <w:lvl w:ilvl="7" w:tplc="340A0003" w:tentative="1">
      <w:start w:val="1"/>
      <w:numFmt w:val="bullet"/>
      <w:lvlText w:val="o"/>
      <w:lvlJc w:val="left"/>
      <w:pPr>
        <w:ind w:left="5968" w:hanging="360"/>
      </w:pPr>
      <w:rPr>
        <w:rFonts w:ascii="Courier New" w:hAnsi="Courier New" w:cs="Courier New" w:hint="default"/>
      </w:rPr>
    </w:lvl>
    <w:lvl w:ilvl="8" w:tplc="340A0005" w:tentative="1">
      <w:start w:val="1"/>
      <w:numFmt w:val="bullet"/>
      <w:lvlText w:val=""/>
      <w:lvlJc w:val="left"/>
      <w:pPr>
        <w:ind w:left="6688" w:hanging="360"/>
      </w:pPr>
      <w:rPr>
        <w:rFonts w:ascii="Wingdings" w:hAnsi="Wingdings" w:hint="default"/>
      </w:rPr>
    </w:lvl>
  </w:abstractNum>
  <w:abstractNum w:abstractNumId="9" w15:restartNumberingAfterBreak="0">
    <w:nsid w:val="4D032894"/>
    <w:multiLevelType w:val="multilevel"/>
    <w:tmpl w:val="E76245D4"/>
    <w:lvl w:ilvl="0">
      <w:start w:val="1"/>
      <w:numFmt w:val="decimal"/>
      <w:lvlText w:val="Artículo %1."/>
      <w:lvlJc w:val="left"/>
      <w:pPr>
        <w:tabs>
          <w:tab w:val="num" w:pos="1440"/>
        </w:tabs>
        <w:ind w:left="0" w:firstLine="0"/>
      </w:pPr>
      <w:rPr>
        <w:rFonts w:ascii="Times New Roman" w:hAnsi="Times New Roman" w:cs="Times New Roman" w:hint="default"/>
        <w:b w:val="0"/>
        <w:color w:val="auto"/>
        <w:sz w:val="28"/>
        <w:szCs w:val="28"/>
        <w:lang w:val="es-CL"/>
      </w:rPr>
    </w:lvl>
    <w:lvl w:ilvl="1">
      <w:start w:val="1"/>
      <w:numFmt w:val="decimalZero"/>
      <w:isLgl/>
      <w:lvlText w:val="Sección %1.%2"/>
      <w:lvlJc w:val="left"/>
      <w:pPr>
        <w:tabs>
          <w:tab w:val="num" w:pos="1440"/>
        </w:tabs>
        <w:ind w:left="0" w:firstLine="0"/>
      </w:pPr>
      <w:rPr>
        <w:rFonts w:cs="Times New Roman" w:hint="default"/>
      </w:rPr>
    </w:lvl>
    <w:lvl w:ilvl="2">
      <w:start w:val="1"/>
      <w:numFmt w:val="none"/>
      <w:lvlText w:val="Artículo 13."/>
      <w:lvlJc w:val="left"/>
      <w:pPr>
        <w:tabs>
          <w:tab w:val="num" w:pos="720"/>
        </w:tabs>
        <w:ind w:left="720" w:hanging="432"/>
      </w:pPr>
      <w:rPr>
        <w:rFonts w:cs="Times New Roman" w:hint="default"/>
      </w:rPr>
    </w:lvl>
    <w:lvl w:ilvl="3">
      <w:start w:val="1"/>
      <w:numFmt w:val="lowerRoman"/>
      <w:lvlText w:val="(%4)"/>
      <w:lvlJc w:val="right"/>
      <w:pPr>
        <w:tabs>
          <w:tab w:val="num" w:pos="864"/>
        </w:tabs>
        <w:ind w:left="864" w:hanging="144"/>
      </w:pPr>
      <w:rPr>
        <w:rFonts w:cs="Times New Roman" w:hint="default"/>
      </w:rPr>
    </w:lvl>
    <w:lvl w:ilvl="4">
      <w:start w:val="1"/>
      <w:numFmt w:val="decimal"/>
      <w:lvlText w:val="%5)"/>
      <w:lvlJc w:val="left"/>
      <w:pPr>
        <w:tabs>
          <w:tab w:val="num" w:pos="1008"/>
        </w:tabs>
        <w:ind w:left="1008" w:hanging="432"/>
      </w:pPr>
      <w:rPr>
        <w:rFonts w:cs="Times New Roman" w:hint="default"/>
        <w:b/>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10" w15:restartNumberingAfterBreak="0">
    <w:nsid w:val="57996252"/>
    <w:multiLevelType w:val="multilevel"/>
    <w:tmpl w:val="4084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19B426A"/>
    <w:multiLevelType w:val="hybridMultilevel"/>
    <w:tmpl w:val="80082888"/>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 w15:restartNumberingAfterBreak="0">
    <w:nsid w:val="715E704E"/>
    <w:multiLevelType w:val="hybridMultilevel"/>
    <w:tmpl w:val="C6149414"/>
    <w:lvl w:ilvl="0" w:tplc="5DAAB602">
      <w:start w:val="1"/>
      <w:numFmt w:val="decimal"/>
      <w:lvlText w:val="%1."/>
      <w:lvlJc w:val="left"/>
      <w:pPr>
        <w:ind w:left="2062" w:hanging="360"/>
      </w:pPr>
      <w:rPr>
        <w:b/>
      </w:rPr>
    </w:lvl>
    <w:lvl w:ilvl="1" w:tplc="340A0019">
      <w:start w:val="1"/>
      <w:numFmt w:val="lowerLetter"/>
      <w:lvlText w:val="%2."/>
      <w:lvlJc w:val="left"/>
      <w:pPr>
        <w:ind w:left="3142" w:hanging="360"/>
      </w:pPr>
    </w:lvl>
    <w:lvl w:ilvl="2" w:tplc="340A001B" w:tentative="1">
      <w:start w:val="1"/>
      <w:numFmt w:val="lowerRoman"/>
      <w:lvlText w:val="%3."/>
      <w:lvlJc w:val="right"/>
      <w:pPr>
        <w:ind w:left="3862" w:hanging="180"/>
      </w:pPr>
    </w:lvl>
    <w:lvl w:ilvl="3" w:tplc="340A000F" w:tentative="1">
      <w:start w:val="1"/>
      <w:numFmt w:val="decimal"/>
      <w:lvlText w:val="%4."/>
      <w:lvlJc w:val="left"/>
      <w:pPr>
        <w:ind w:left="4582" w:hanging="360"/>
      </w:pPr>
    </w:lvl>
    <w:lvl w:ilvl="4" w:tplc="340A0019" w:tentative="1">
      <w:start w:val="1"/>
      <w:numFmt w:val="lowerLetter"/>
      <w:lvlText w:val="%5."/>
      <w:lvlJc w:val="left"/>
      <w:pPr>
        <w:ind w:left="5302" w:hanging="360"/>
      </w:pPr>
    </w:lvl>
    <w:lvl w:ilvl="5" w:tplc="340A001B" w:tentative="1">
      <w:start w:val="1"/>
      <w:numFmt w:val="lowerRoman"/>
      <w:lvlText w:val="%6."/>
      <w:lvlJc w:val="right"/>
      <w:pPr>
        <w:ind w:left="6022" w:hanging="180"/>
      </w:pPr>
    </w:lvl>
    <w:lvl w:ilvl="6" w:tplc="340A000F" w:tentative="1">
      <w:start w:val="1"/>
      <w:numFmt w:val="decimal"/>
      <w:lvlText w:val="%7."/>
      <w:lvlJc w:val="left"/>
      <w:pPr>
        <w:ind w:left="6742" w:hanging="360"/>
      </w:pPr>
    </w:lvl>
    <w:lvl w:ilvl="7" w:tplc="340A0019" w:tentative="1">
      <w:start w:val="1"/>
      <w:numFmt w:val="lowerLetter"/>
      <w:lvlText w:val="%8."/>
      <w:lvlJc w:val="left"/>
      <w:pPr>
        <w:ind w:left="7462" w:hanging="360"/>
      </w:pPr>
    </w:lvl>
    <w:lvl w:ilvl="8" w:tplc="340A001B" w:tentative="1">
      <w:start w:val="1"/>
      <w:numFmt w:val="lowerRoman"/>
      <w:lvlText w:val="%9."/>
      <w:lvlJc w:val="right"/>
      <w:pPr>
        <w:ind w:left="8182" w:hanging="180"/>
      </w:pPr>
    </w:lvl>
  </w:abstractNum>
  <w:abstractNum w:abstractNumId="13" w15:restartNumberingAfterBreak="0">
    <w:nsid w:val="76450BCC"/>
    <w:multiLevelType w:val="hybridMultilevel"/>
    <w:tmpl w:val="8BC0D6E2"/>
    <w:lvl w:ilvl="0" w:tplc="340A0005">
      <w:start w:val="1"/>
      <w:numFmt w:val="bullet"/>
      <w:lvlText w:val=""/>
      <w:lvlJc w:val="left"/>
      <w:pPr>
        <w:ind w:left="644" w:hanging="360"/>
      </w:pPr>
      <w:rPr>
        <w:rFonts w:ascii="Wingdings" w:hAnsi="Wingdings"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num w:numId="1">
    <w:abstractNumId w:val="9"/>
  </w:num>
  <w:num w:numId="2">
    <w:abstractNumId w:val="3"/>
  </w:num>
  <w:num w:numId="3">
    <w:abstractNumId w:val="12"/>
  </w:num>
  <w:num w:numId="4">
    <w:abstractNumId w:val="1"/>
  </w:num>
  <w:num w:numId="5">
    <w:abstractNumId w:val="11"/>
  </w:num>
  <w:num w:numId="6">
    <w:abstractNumId w:val="5"/>
  </w:num>
  <w:num w:numId="7">
    <w:abstractNumId w:val="10"/>
  </w:num>
  <w:num w:numId="8">
    <w:abstractNumId w:val="8"/>
  </w:num>
  <w:num w:numId="9">
    <w:abstractNumId w:val="4"/>
  </w:num>
  <w:num w:numId="10">
    <w:abstractNumId w:val="0"/>
  </w:num>
  <w:num w:numId="11">
    <w:abstractNumId w:val="6"/>
  </w:num>
  <w:num w:numId="12">
    <w:abstractNumId w:val="7"/>
  </w:num>
  <w:num w:numId="13">
    <w:abstractNumId w:val="2"/>
  </w:num>
  <w:num w:numId="14">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ivonne figueroa">
    <w15:presenceInfo w15:providerId="Windows Live" w15:userId="1cd2fa255057eb06"/>
  </w15:person>
  <w15:person w15:author="paulo fernandez">
    <w15:presenceInfo w15:providerId="Windows Live" w15:userId="a7fa14677c4acf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2B3"/>
    <w:rsid w:val="001E02B3"/>
    <w:rsid w:val="00321EB8"/>
    <w:rsid w:val="006A3FDA"/>
    <w:rsid w:val="008A1F8E"/>
    <w:rsid w:val="009D7F38"/>
    <w:rsid w:val="00BF4868"/>
    <w:rsid w:val="00CF2E2E"/>
    <w:rsid w:val="00DB3E6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FFB41"/>
  <w15:chartTrackingRefBased/>
  <w15:docId w15:val="{F71F200C-86C6-47F0-80E0-9368AD8B5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02B3"/>
    <w:pPr>
      <w:spacing w:after="0" w:line="240" w:lineRule="auto"/>
    </w:pPr>
    <w:rPr>
      <w:rFonts w:ascii="Times New Roman" w:eastAsia="Times New Roman" w:hAnsi="Times New Roman" w:cs="Times New Roman"/>
      <w:kern w:val="0"/>
      <w:sz w:val="24"/>
      <w:szCs w:val="24"/>
      <w:lang w:val="es-ES_tradnl" w:eastAsia="es-ES_tradnl"/>
      <w14:ligatures w14:val="none"/>
    </w:rPr>
  </w:style>
  <w:style w:type="paragraph" w:styleId="Ttulo1">
    <w:name w:val="heading 1"/>
    <w:basedOn w:val="Normal"/>
    <w:next w:val="Normal"/>
    <w:link w:val="Ttulo1Car"/>
    <w:uiPriority w:val="9"/>
    <w:qFormat/>
    <w:rsid w:val="001E02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E02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E02B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E02B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E02B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E02B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02B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02B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02B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02B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E02B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E02B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E02B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E02B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E02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02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02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02B3"/>
    <w:rPr>
      <w:rFonts w:eastAsiaTheme="majorEastAsia" w:cstheme="majorBidi"/>
      <w:color w:val="272727" w:themeColor="text1" w:themeTint="D8"/>
    </w:rPr>
  </w:style>
  <w:style w:type="paragraph" w:styleId="Ttulo">
    <w:name w:val="Title"/>
    <w:basedOn w:val="Normal"/>
    <w:next w:val="Normal"/>
    <w:link w:val="TtuloCar"/>
    <w:uiPriority w:val="10"/>
    <w:qFormat/>
    <w:rsid w:val="001E02B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02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02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02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02B3"/>
    <w:pPr>
      <w:spacing w:before="160"/>
      <w:jc w:val="center"/>
    </w:pPr>
    <w:rPr>
      <w:i/>
      <w:iCs/>
      <w:color w:val="404040" w:themeColor="text1" w:themeTint="BF"/>
    </w:rPr>
  </w:style>
  <w:style w:type="character" w:customStyle="1" w:styleId="CitaCar">
    <w:name w:val="Cita Car"/>
    <w:basedOn w:val="Fuentedeprrafopredeter"/>
    <w:link w:val="Cita"/>
    <w:uiPriority w:val="29"/>
    <w:rsid w:val="001E02B3"/>
    <w:rPr>
      <w:i/>
      <w:iCs/>
      <w:color w:val="404040" w:themeColor="text1" w:themeTint="BF"/>
    </w:rPr>
  </w:style>
  <w:style w:type="paragraph" w:styleId="Prrafodelista">
    <w:name w:val="List Paragraph"/>
    <w:aliases w:val="Lista 123,Ha,Cita Pie de Página,titulo,Titulo de Fígura,TITULO A,PARRAFO DEL TEXTO,Fundamentacion,texto 1 ana,1_List Paragraph,Cuadrícula mediana 1 - Énfasis 21,Lista vistosa - Énfasis 11,Párrafo,Lista de nivel 1,Bullet Points,lp1,lp11"/>
    <w:basedOn w:val="Normal"/>
    <w:link w:val="PrrafodelistaCar"/>
    <w:uiPriority w:val="34"/>
    <w:qFormat/>
    <w:rsid w:val="001E02B3"/>
    <w:pPr>
      <w:ind w:left="720"/>
      <w:contextualSpacing/>
    </w:pPr>
  </w:style>
  <w:style w:type="character" w:styleId="nfasisintenso">
    <w:name w:val="Intense Emphasis"/>
    <w:basedOn w:val="Fuentedeprrafopredeter"/>
    <w:uiPriority w:val="21"/>
    <w:qFormat/>
    <w:rsid w:val="001E02B3"/>
    <w:rPr>
      <w:i/>
      <w:iCs/>
      <w:color w:val="2F5496" w:themeColor="accent1" w:themeShade="BF"/>
    </w:rPr>
  </w:style>
  <w:style w:type="paragraph" w:styleId="Citadestacada">
    <w:name w:val="Intense Quote"/>
    <w:basedOn w:val="Normal"/>
    <w:next w:val="Normal"/>
    <w:link w:val="CitadestacadaCar"/>
    <w:uiPriority w:val="30"/>
    <w:qFormat/>
    <w:rsid w:val="001E02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E02B3"/>
    <w:rPr>
      <w:i/>
      <w:iCs/>
      <w:color w:val="2F5496" w:themeColor="accent1" w:themeShade="BF"/>
    </w:rPr>
  </w:style>
  <w:style w:type="character" w:styleId="Referenciaintensa">
    <w:name w:val="Intense Reference"/>
    <w:basedOn w:val="Fuentedeprrafopredeter"/>
    <w:uiPriority w:val="32"/>
    <w:qFormat/>
    <w:rsid w:val="001E02B3"/>
    <w:rPr>
      <w:b/>
      <w:bCs/>
      <w:smallCaps/>
      <w:color w:val="2F5496" w:themeColor="accent1" w:themeShade="BF"/>
      <w:spacing w:val="5"/>
    </w:rPr>
  </w:style>
  <w:style w:type="table" w:styleId="Tablaconcuadrcula">
    <w:name w:val="Table Grid"/>
    <w:basedOn w:val="Tablanormal"/>
    <w:uiPriority w:val="59"/>
    <w:rsid w:val="001E02B3"/>
    <w:pPr>
      <w:spacing w:after="0" w:line="240" w:lineRule="auto"/>
    </w:pPr>
    <w:rPr>
      <w:rFonts w:ascii="Times New Roman" w:eastAsia="Times New Roman" w:hAnsi="Times New Roman" w:cs="Times New Roman"/>
      <w:kern w:val="0"/>
      <w:sz w:val="20"/>
      <w:szCs w:val="20"/>
      <w:lang w:eastAsia="es-C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uiPriority w:val="99"/>
    <w:rsid w:val="001E02B3"/>
    <w:pPr>
      <w:ind w:left="1980" w:hanging="564"/>
      <w:jc w:val="both"/>
    </w:pPr>
    <w:rPr>
      <w:sz w:val="20"/>
      <w:szCs w:val="20"/>
      <w:lang w:val="es-ES" w:eastAsia="es-ES"/>
    </w:rPr>
  </w:style>
  <w:style w:type="character" w:customStyle="1" w:styleId="SangradetextonormalCar">
    <w:name w:val="Sangría de texto normal Car"/>
    <w:basedOn w:val="Fuentedeprrafopredeter"/>
    <w:link w:val="Sangradetextonormal"/>
    <w:uiPriority w:val="99"/>
    <w:rsid w:val="001E02B3"/>
    <w:rPr>
      <w:rFonts w:ascii="Times New Roman" w:eastAsia="Times New Roman" w:hAnsi="Times New Roman" w:cs="Times New Roman"/>
      <w:kern w:val="0"/>
      <w:sz w:val="20"/>
      <w:szCs w:val="20"/>
      <w:lang w:val="es-ES" w:eastAsia="es-ES"/>
      <w14:ligatures w14:val="none"/>
    </w:rPr>
  </w:style>
  <w:style w:type="paragraph" w:styleId="Textoindependiente">
    <w:name w:val="Body Text"/>
    <w:basedOn w:val="Normal"/>
    <w:link w:val="TextoindependienteCar"/>
    <w:semiHidden/>
    <w:unhideWhenUsed/>
    <w:rsid w:val="001E02B3"/>
    <w:pPr>
      <w:spacing w:after="120"/>
    </w:pPr>
  </w:style>
  <w:style w:type="character" w:customStyle="1" w:styleId="TextoindependienteCar">
    <w:name w:val="Texto independiente Car"/>
    <w:basedOn w:val="Fuentedeprrafopredeter"/>
    <w:link w:val="Textoindependiente"/>
    <w:semiHidden/>
    <w:rsid w:val="001E02B3"/>
    <w:rPr>
      <w:rFonts w:ascii="Times New Roman" w:eastAsia="Times New Roman" w:hAnsi="Times New Roman" w:cs="Times New Roman"/>
      <w:kern w:val="0"/>
      <w:sz w:val="24"/>
      <w:szCs w:val="24"/>
      <w:lang w:val="es-ES_tradnl" w:eastAsia="es-ES_tradnl"/>
      <w14:ligatures w14:val="none"/>
    </w:rPr>
  </w:style>
  <w:style w:type="character" w:customStyle="1" w:styleId="PrrafodelistaCar">
    <w:name w:val="Párrafo de lista Car"/>
    <w:aliases w:val="Lista 123 Car,Ha Car,Cita Pie de Página Car,titulo Car,Titulo de Fígura Car,TITULO A Car,PARRAFO DEL TEXTO Car,Fundamentacion Car,texto 1 ana Car,1_List Paragraph Car,Cuadrícula mediana 1 - Énfasis 21 Car,Párrafo Car,lp1 Car"/>
    <w:link w:val="Prrafodelista"/>
    <w:uiPriority w:val="34"/>
    <w:qFormat/>
    <w:rsid w:val="001E02B3"/>
    <w:rPr>
      <w:rFonts w:ascii="Times New Roman" w:eastAsia="Times New Roman" w:hAnsi="Times New Roman" w:cs="Times New Roman"/>
      <w:kern w:val="0"/>
      <w:sz w:val="24"/>
      <w:szCs w:val="24"/>
      <w:lang w:val="es-ES_tradnl" w:eastAsia="es-ES_tradnl"/>
      <w14:ligatures w14:val="none"/>
    </w:rPr>
  </w:style>
  <w:style w:type="paragraph" w:styleId="Textoindependienteprimerasangra2">
    <w:name w:val="Body Text First Indent 2"/>
    <w:basedOn w:val="Sangradetextonormal"/>
    <w:link w:val="Textoindependienteprimerasangra2Car"/>
    <w:semiHidden/>
    <w:unhideWhenUsed/>
    <w:rsid w:val="001E02B3"/>
    <w:pPr>
      <w:ind w:left="360" w:firstLine="360"/>
      <w:jc w:val="left"/>
    </w:pPr>
    <w:rPr>
      <w:sz w:val="24"/>
      <w:szCs w:val="24"/>
      <w:lang w:val="es-ES_tradnl" w:eastAsia="es-ES_tradnl"/>
    </w:rPr>
  </w:style>
  <w:style w:type="character" w:customStyle="1" w:styleId="Textoindependienteprimerasangra2Car">
    <w:name w:val="Texto independiente primera sangría 2 Car"/>
    <w:basedOn w:val="SangradetextonormalCar"/>
    <w:link w:val="Textoindependienteprimerasangra2"/>
    <w:semiHidden/>
    <w:rsid w:val="001E02B3"/>
    <w:rPr>
      <w:rFonts w:ascii="Times New Roman" w:eastAsia="Times New Roman" w:hAnsi="Times New Roman" w:cs="Times New Roman"/>
      <w:kern w:val="0"/>
      <w:sz w:val="24"/>
      <w:szCs w:val="24"/>
      <w:lang w:val="es-ES_tradnl" w:eastAsia="es-ES_tradnl"/>
      <w14:ligatures w14:val="none"/>
    </w:rPr>
  </w:style>
  <w:style w:type="paragraph" w:customStyle="1" w:styleId="Textodebloque1">
    <w:name w:val="Texto de bloque1"/>
    <w:basedOn w:val="Normal"/>
    <w:rsid w:val="001E02B3"/>
    <w:pPr>
      <w:ind w:left="567" w:right="49" w:hanging="567"/>
      <w:jc w:val="both"/>
    </w:pPr>
    <w:rPr>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mercadopublico.c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3153</Words>
  <Characters>17344</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fernandez</dc:creator>
  <cp:keywords/>
  <dc:description/>
  <cp:lastModifiedBy>Romina angelica</cp:lastModifiedBy>
  <cp:revision>3</cp:revision>
  <dcterms:created xsi:type="dcterms:W3CDTF">2026-08-07T15:09:00Z</dcterms:created>
  <dcterms:modified xsi:type="dcterms:W3CDTF">2026-08-07T15:12:00Z</dcterms:modified>
</cp:coreProperties>
</file>