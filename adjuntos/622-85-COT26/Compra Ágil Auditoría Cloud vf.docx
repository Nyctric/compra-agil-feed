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00052" w:rsidRDefault="00400052">
      <w:pPr>
        <w:spacing w:line="240" w:lineRule="auto"/>
        <w:jc w:val="both"/>
      </w:pPr>
    </w:p>
    <w:p w14:paraId="00000002" w14:textId="77777777" w:rsidR="00400052" w:rsidRDefault="00DE3B86">
      <w:pPr>
        <w:tabs>
          <w:tab w:val="center" w:pos="4252"/>
          <w:tab w:val="right" w:pos="8504"/>
        </w:tabs>
        <w:spacing w:line="240" w:lineRule="auto"/>
        <w:jc w:val="center"/>
      </w:pPr>
      <w:r>
        <w:rPr>
          <w:noProof/>
          <w:sz w:val="24"/>
          <w:szCs w:val="24"/>
        </w:rPr>
        <w:drawing>
          <wp:inline distT="0" distB="0" distL="114300" distR="114300" wp14:anchorId="2C16E1CD" wp14:editId="04E14C05">
            <wp:extent cx="1498473" cy="98583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473" cy="985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3" w14:textId="77777777" w:rsidR="00400052" w:rsidRDefault="00400052">
      <w:pPr>
        <w:spacing w:line="240" w:lineRule="auto"/>
        <w:jc w:val="both"/>
      </w:pPr>
    </w:p>
    <w:p w14:paraId="00000004" w14:textId="77777777" w:rsidR="00400052" w:rsidRDefault="00400052">
      <w:pPr>
        <w:spacing w:line="240" w:lineRule="auto"/>
        <w:jc w:val="both"/>
      </w:pPr>
    </w:p>
    <w:p w14:paraId="00000005" w14:textId="77777777" w:rsidR="00400052" w:rsidRDefault="00400052">
      <w:pPr>
        <w:spacing w:line="240" w:lineRule="auto"/>
        <w:jc w:val="both"/>
      </w:pPr>
    </w:p>
    <w:p w14:paraId="00000006" w14:textId="77777777" w:rsidR="00400052" w:rsidRDefault="00400052">
      <w:pPr>
        <w:spacing w:line="240" w:lineRule="auto"/>
        <w:jc w:val="both"/>
      </w:pPr>
    </w:p>
    <w:p w14:paraId="00000007" w14:textId="77777777" w:rsidR="00400052" w:rsidRDefault="00DE3B86">
      <w:pPr>
        <w:spacing w:line="240" w:lineRule="auto"/>
        <w:jc w:val="both"/>
      </w:pPr>
      <w:r>
        <w:tab/>
      </w:r>
      <w:r>
        <w:tab/>
      </w:r>
      <w:r>
        <w:tab/>
      </w:r>
      <w:r>
        <w:tab/>
      </w:r>
    </w:p>
    <w:p w14:paraId="00000008" w14:textId="77777777" w:rsidR="00400052" w:rsidRDefault="00DE3B86">
      <w:pPr>
        <w:spacing w:line="240" w:lineRule="auto"/>
        <w:ind w:left="720"/>
        <w:jc w:val="both"/>
        <w:rPr>
          <w:b/>
          <w:bCs/>
          <w:sz w:val="36"/>
          <w:szCs w:val="36"/>
        </w:rPr>
      </w:pPr>
      <w:r>
        <w:tab/>
      </w:r>
      <w:r>
        <w:tab/>
      </w:r>
      <w:r>
        <w:rPr>
          <w:b/>
          <w:bCs/>
          <w:sz w:val="36"/>
          <w:szCs w:val="36"/>
        </w:rPr>
        <w:t xml:space="preserve">TÉRMINOS DE REFERENCIA </w:t>
      </w:r>
    </w:p>
    <w:p w14:paraId="00000009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0A" w14:textId="06297ADF" w:rsidR="00400052" w:rsidRDefault="00DE3B86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</w:t>
      </w:r>
      <w:sdt>
        <w:sdtPr>
          <w:tag w:val="goog_rdk_0"/>
          <w:id w:val="507806694"/>
        </w:sdtPr>
        <w:sdtEndPr/>
        <w:sdtContent/>
      </w:sdt>
      <w:r>
        <w:rPr>
          <w:b/>
          <w:bCs/>
          <w:sz w:val="36"/>
          <w:szCs w:val="36"/>
        </w:rPr>
        <w:t xml:space="preserve">RA </w:t>
      </w:r>
      <w:r>
        <w:rPr>
          <w:b/>
          <w:bCs/>
          <w:sz w:val="36"/>
          <w:szCs w:val="36"/>
        </w:rPr>
        <w:t xml:space="preserve">ÁGIL ID: </w:t>
      </w:r>
      <w:r w:rsidR="007D275A">
        <w:rPr>
          <w:b/>
          <w:bCs/>
          <w:sz w:val="36"/>
          <w:szCs w:val="36"/>
        </w:rPr>
        <w:t>622-85-</w:t>
      </w:r>
      <w:r w:rsidR="003E4D7A">
        <w:rPr>
          <w:b/>
          <w:bCs/>
          <w:sz w:val="36"/>
          <w:szCs w:val="36"/>
        </w:rPr>
        <w:t>COT26</w:t>
      </w:r>
      <w:bookmarkStart w:id="0" w:name="_GoBack"/>
      <w:bookmarkEnd w:id="0"/>
    </w:p>
    <w:p w14:paraId="0000000B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0C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0D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0E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0F" w14:textId="77777777" w:rsidR="00400052" w:rsidRDefault="00DE3B86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</w:t>
      </w:r>
      <w:r>
        <w:rPr>
          <w:b/>
          <w:bCs/>
          <w:sz w:val="36"/>
          <w:szCs w:val="36"/>
        </w:rPr>
        <w:t xml:space="preserve">TRATACIÓN DE CURSO </w:t>
      </w:r>
    </w:p>
    <w:p w14:paraId="00000010" w14:textId="77777777" w:rsidR="00400052" w:rsidRDefault="00DE3B86">
      <w:pPr>
        <w:spacing w:line="240" w:lineRule="auto"/>
        <w:jc w:val="center"/>
        <w:rPr>
          <w:b/>
          <w:bCs/>
          <w:sz w:val="36"/>
          <w:szCs w:val="36"/>
        </w:rPr>
      </w:pPr>
      <w:bookmarkStart w:id="1" w:name="_heading=h.ok1r8rt9x2z8" w:colFirst="0" w:colLast="0"/>
      <w:bookmarkEnd w:id="1"/>
      <w:r>
        <w:rPr>
          <w:b/>
          <w:bCs/>
          <w:sz w:val="36"/>
          <w:szCs w:val="36"/>
        </w:rPr>
        <w:t>“Auditoría Cloud</w:t>
      </w:r>
      <w:r>
        <w:rPr>
          <w:b/>
          <w:bCs/>
          <w:color w:val="000000"/>
          <w:sz w:val="36"/>
          <w:szCs w:val="36"/>
        </w:rPr>
        <w:t>”</w:t>
      </w:r>
    </w:p>
    <w:p w14:paraId="00000011" w14:textId="77777777" w:rsidR="00400052" w:rsidRDefault="00DE3B86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00000012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13" w14:textId="77777777" w:rsidR="00400052" w:rsidRDefault="00400052">
      <w:pPr>
        <w:spacing w:line="240" w:lineRule="auto"/>
        <w:jc w:val="center"/>
        <w:rPr>
          <w:b/>
          <w:bCs/>
          <w:sz w:val="36"/>
          <w:szCs w:val="36"/>
        </w:rPr>
      </w:pPr>
    </w:p>
    <w:p w14:paraId="00000014" w14:textId="77777777" w:rsidR="00400052" w:rsidRDefault="00DE3B86">
      <w:pPr>
        <w:spacing w:line="240" w:lineRule="auto"/>
        <w:jc w:val="center"/>
        <w:rPr>
          <w:b/>
          <w:bCs/>
        </w:rPr>
      </w:pPr>
      <w:r>
        <w:rPr>
          <w:b/>
          <w:bCs/>
          <w:sz w:val="36"/>
          <w:szCs w:val="36"/>
        </w:rPr>
        <w:t>Junio de 2026</w:t>
      </w:r>
    </w:p>
    <w:p w14:paraId="00000015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6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7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8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9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A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B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C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D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E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1F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20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21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22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23" w14:textId="77777777" w:rsidR="00400052" w:rsidRDefault="00DE3B86">
      <w:pPr>
        <w:rPr>
          <w:b/>
          <w:bCs/>
        </w:rPr>
      </w:pPr>
      <w:r>
        <w:br w:type="page"/>
      </w:r>
    </w:p>
    <w:p w14:paraId="00000024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25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26" w14:textId="77777777" w:rsidR="00400052" w:rsidRDefault="00DE3B86">
      <w:pPr>
        <w:numPr>
          <w:ilvl w:val="0"/>
          <w:numId w:val="7"/>
        </w:numPr>
        <w:spacing w:line="240" w:lineRule="auto"/>
        <w:jc w:val="both"/>
      </w:pPr>
      <w:r>
        <w:rPr>
          <w:b/>
          <w:bCs/>
        </w:rPr>
        <w:t>DESCRIPCIÓN DEL SERVICIO.</w:t>
      </w:r>
    </w:p>
    <w:p w14:paraId="00000027" w14:textId="77777777" w:rsidR="00400052" w:rsidRDefault="00400052"/>
    <w:tbl>
      <w:tblPr>
        <w:tblStyle w:val="a"/>
        <w:tblW w:w="9075" w:type="dxa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510"/>
      </w:tblGrid>
      <w:tr w:rsidR="00400052" w14:paraId="5C6F4D26" w14:textId="77777777"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 w14:textId="77777777" w:rsidR="00400052" w:rsidRDefault="00DE3B8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OBJETO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400052" w:rsidRDefault="00DE3B86">
            <w:pPr>
              <w:spacing w:before="0" w:after="0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Fortalecer las capacidades institucionales en auditoría de servicios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para asegurar la seguridad, el cumplimiento normativo y la adecuada gestión de riesgos en el uso de tecnologías en la nube.</w:t>
            </w:r>
          </w:p>
        </w:tc>
      </w:tr>
      <w:tr w:rsidR="00400052" w14:paraId="34EF85C5" w14:textId="77777777"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400052" w:rsidRDefault="00DE3B8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 GENERAL DEL CURSO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400052" w:rsidRDefault="00DE3B86">
            <w:pPr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Desarrollar las competencias necesarias para auditar, supervisar y evaluar la seguridad, el cumplimiento y la eficiencia de los servicios en la nube bajo un modelo de responsabilidad compartida, asegurando la integridad de los datos públicos en entornos AW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S, Google Cloud y Oracle Cloud. </w:t>
            </w:r>
          </w:p>
        </w:tc>
      </w:tr>
      <w:tr w:rsidR="00400052" w14:paraId="63EB9DAC" w14:textId="77777777">
        <w:trPr>
          <w:trHeight w:val="5512"/>
        </w:trPr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400052" w:rsidRDefault="00DE3B86">
            <w:pPr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ESPECÍFICOS DEL CURSO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400052" w:rsidRDefault="00DE3B86">
            <w:pPr>
              <w:spacing w:after="120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 finalizar el curso, las y los participantes deberán ser capaces de:</w:t>
            </w:r>
          </w:p>
          <w:p w14:paraId="0000002E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Comprender los fundamentos de la auditoría aplicada a plataformas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2F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Identificar y utilizar modelos de referencia de auditoría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considerando estándares como ISO 27017 y otros marcos de buenas prácticas (ej. NIST, CSA STAR).</w:t>
            </w:r>
          </w:p>
          <w:p w14:paraId="00000030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Auditar servicios y gobernanza en la nube, es decir revisar cómo están configurados y gestionad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os los servicios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31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Evaluar la gobernanza, gestión y cumplimiento normativo de servicios en la nube, incluyendo políticas, roles, contratos y acuerdos de nivel de servicio (SLA).</w:t>
            </w:r>
          </w:p>
          <w:p w14:paraId="00000032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Evaluar el Modelo de Responsabilidad Compartida en cada plataforma para i</w:t>
            </w:r>
            <w:r>
              <w:rPr>
                <w:rFonts w:ascii="Arial" w:eastAsia="Arial" w:hAnsi="Arial" w:cs="Arial"/>
                <w:sz w:val="22"/>
                <w:szCs w:val="22"/>
              </w:rPr>
              <w:t>dentificar los puntos de control que corresponden al Servicio Público y cuáles al proveedor.</w:t>
            </w:r>
          </w:p>
          <w:p w14:paraId="00000033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Auditar controles de seguridad lógica en plataformas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, tales como gestión de identidades y accesos (IAM), segregación de funciones, cifrado y monitoreo.</w:t>
            </w:r>
          </w:p>
          <w:p w14:paraId="00000034" w14:textId="77777777" w:rsidR="00400052" w:rsidRDefault="00DE3B86">
            <w:pPr>
              <w:numPr>
                <w:ilvl w:val="0"/>
                <w:numId w:val="11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Diseñar y ejecutar un plan de auditoría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definiendo alcance, objetivos, criterios, procedimientos y evidencias. </w:t>
            </w:r>
          </w:p>
        </w:tc>
      </w:tr>
      <w:tr w:rsidR="00400052" w14:paraId="610CB7C8" w14:textId="77777777"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400052" w:rsidRDefault="00DE3B8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DETALLE DE LOS CONTENIDOS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400052" w:rsidRDefault="00DE3B86">
            <w:pPr>
              <w:spacing w:before="0" w:after="0"/>
              <w:ind w:lef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curso deberá considerar, al menos, los siguientes contenidos:</w:t>
            </w:r>
          </w:p>
          <w:p w14:paraId="00000037" w14:textId="77777777" w:rsidR="00400052" w:rsidRDefault="00DE3B86">
            <w:pPr>
              <w:numPr>
                <w:ilvl w:val="0"/>
                <w:numId w:val="10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Fundamentos de Cloud Computing para Auditores</w:t>
            </w:r>
            <w:r>
              <w:rPr>
                <w:rFonts w:ascii="Arial" w:eastAsia="Arial" w:hAnsi="Arial" w:cs="Arial"/>
                <w:sz w:val="22"/>
                <w:szCs w:val="22"/>
              </w:rPr>
              <w:t>. (2 horas)</w:t>
            </w:r>
          </w:p>
          <w:p w14:paraId="00000038" w14:textId="77777777" w:rsidR="00400052" w:rsidRDefault="00DE3B86">
            <w:pPr>
              <w:numPr>
                <w:ilvl w:val="1"/>
                <w:numId w:val="10"/>
              </w:numPr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Conceptos básicos de Cloud Computing: IaaS, PaaS, SaaS y modelos híbridos.</w:t>
            </w:r>
          </w:p>
          <w:p w14:paraId="00000039" w14:textId="77777777" w:rsidR="00400052" w:rsidRDefault="00DE3B86">
            <w:pPr>
              <w:numPr>
                <w:ilvl w:val="1"/>
                <w:numId w:val="10"/>
              </w:numPr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Características de la nube: escalabilidad, elasticidad,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multi-tenant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facturación bajo demanda.</w:t>
            </w:r>
          </w:p>
          <w:p w14:paraId="0000003A" w14:textId="77777777" w:rsidR="00400052" w:rsidRDefault="00DE3B86">
            <w:pPr>
              <w:numPr>
                <w:ilvl w:val="1"/>
                <w:numId w:val="10"/>
              </w:numPr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Arquitectura y componentes principales de servicios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3B" w14:textId="77777777" w:rsidR="00400052" w:rsidRDefault="00DE3B86">
            <w:pPr>
              <w:numPr>
                <w:ilvl w:val="1"/>
                <w:numId w:val="10"/>
              </w:numPr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Diferencias e</w:t>
            </w:r>
            <w:r>
              <w:rPr>
                <w:rFonts w:ascii="Arial" w:eastAsia="Arial" w:hAnsi="Arial" w:cs="Arial"/>
                <w:sz w:val="22"/>
                <w:szCs w:val="22"/>
              </w:rPr>
              <w:t>ntre nube pública, privada e híbrida.</w:t>
            </w:r>
          </w:p>
          <w:p w14:paraId="0000003C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Principios de seguridad, privacidad y cumplimiento en entornos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3D" w14:textId="77777777" w:rsidR="00400052" w:rsidRDefault="00DE3B86">
            <w:pPr>
              <w:numPr>
                <w:ilvl w:val="0"/>
                <w:numId w:val="10"/>
              </w:numPr>
              <w:spacing w:before="0" w:after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Estándares y Modelos de Referencia para Auditoría Cloud (3 horas)</w:t>
            </w:r>
          </w:p>
          <w:p w14:paraId="0000003E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Principales marcos de auditoría y control aplicables a la nube: ISO/IEC 27001, ISO/IEC 27017, ISO/IEC 27018.</w:t>
            </w:r>
          </w:p>
          <w:p w14:paraId="0000003F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NIST Cloud Computing Security Framework.</w:t>
            </w:r>
          </w:p>
          <w:p w14:paraId="00000040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COBIT y su aplicación a auditoría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41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Buenas prácticas internacionales de seguridad y gobernanza en la </w:t>
            </w:r>
            <w:r>
              <w:rPr>
                <w:rFonts w:ascii="Arial" w:eastAsia="Arial" w:hAnsi="Arial" w:cs="Arial"/>
                <w:sz w:val="22"/>
                <w:szCs w:val="22"/>
              </w:rPr>
              <w:t>nube.</w:t>
            </w:r>
          </w:p>
          <w:p w14:paraId="00000042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Alineación de auditorías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con estándares de cumplimiento y regulación local.</w:t>
            </w:r>
          </w:p>
          <w:p w14:paraId="00000043" w14:textId="77777777" w:rsidR="00400052" w:rsidRDefault="00DE3B86">
            <w:pPr>
              <w:numPr>
                <w:ilvl w:val="0"/>
                <w:numId w:val="10"/>
              </w:numPr>
              <w:spacing w:before="0" w:after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Gestión de Riesgos y Gobernanza en la Nube (3 horas)</w:t>
            </w:r>
          </w:p>
          <w:p w14:paraId="00000044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Identificación y evaluación de riesgos específicos de entornos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45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Modelos de responsabilidad compartida: provee</w:t>
            </w:r>
            <w:r>
              <w:rPr>
                <w:rFonts w:ascii="Arial" w:eastAsia="Arial" w:hAnsi="Arial" w:cs="Arial"/>
                <w:sz w:val="22"/>
                <w:szCs w:val="22"/>
              </w:rPr>
              <w:t>dor vs cliente.</w:t>
            </w:r>
          </w:p>
          <w:p w14:paraId="00000046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Estrategias de gobernanza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controles internos.</w:t>
            </w:r>
          </w:p>
          <w:p w14:paraId="00000047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Evaluación de políticas de seguridad y cumplimiento contractuales.</w:t>
            </w:r>
          </w:p>
          <w:p w14:paraId="00000048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Prioridades de riesgo: continuidad de negocio, confidencialidad e integridad de datos.</w:t>
            </w:r>
          </w:p>
          <w:p w14:paraId="00000049" w14:textId="77777777" w:rsidR="00400052" w:rsidRDefault="00DE3B86">
            <w:pPr>
              <w:numPr>
                <w:ilvl w:val="0"/>
                <w:numId w:val="10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Auditoría de Identidades, Acceso</w:t>
            </w:r>
            <w:r>
              <w:rPr>
                <w:rFonts w:ascii="Arial" w:eastAsia="Arial" w:hAnsi="Arial" w:cs="Arial"/>
                <w:sz w:val="22"/>
                <w:szCs w:val="22"/>
              </w:rPr>
              <w:t>s y Seguridad Lógica (3 horas)</w:t>
            </w:r>
          </w:p>
          <w:p w14:paraId="0000004A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Gestión de identidades y control de accesos en entornos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4B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Autenticación, autorización y segregación de funciones.</w:t>
            </w:r>
          </w:p>
          <w:p w14:paraId="0000004C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Seguridad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APIs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servicios expuestos.</w:t>
            </w:r>
          </w:p>
          <w:p w14:paraId="0000004D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Evaluación de configuraciones de seguridad y vulnerabilidades.</w:t>
            </w:r>
          </w:p>
          <w:p w14:paraId="0000004E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</w:t>
            </w:r>
            <w:r>
              <w:rPr>
                <w:rFonts w:ascii="Arial" w:eastAsia="Arial" w:hAnsi="Arial" w:cs="Arial"/>
                <w:sz w:val="22"/>
                <w:szCs w:val="22"/>
              </w:rPr>
              <w:t>ntrol de acceso privilegiado y gestión de cuentas críticas.</w:t>
            </w:r>
          </w:p>
          <w:p w14:paraId="0000004F" w14:textId="77777777" w:rsidR="00400052" w:rsidRDefault="00DE3B86">
            <w:pPr>
              <w:numPr>
                <w:ilvl w:val="0"/>
                <w:numId w:val="10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Auditoría de Operaciones, Monitoreo y Continuidad (3 horas)</w:t>
            </w:r>
          </w:p>
          <w:p w14:paraId="00000050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Evaluación de procesos operativos y administración de servicios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51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Monitoreo y registro de actividades: logs y alertas.</w:t>
            </w:r>
          </w:p>
          <w:p w14:paraId="00000052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Gestión de incidentes y respuesta ante eventos de seguridad.</w:t>
            </w:r>
          </w:p>
          <w:p w14:paraId="00000053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Continuidad de negocio y recuperación ante desastres en entornos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54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Evaluación de acuerdos de nivel de servicio (SLA) y cumplimiento operativo.</w:t>
            </w:r>
          </w:p>
          <w:p w14:paraId="00000055" w14:textId="77777777" w:rsidR="00400052" w:rsidRDefault="00DE3B86">
            <w:pPr>
              <w:numPr>
                <w:ilvl w:val="0"/>
                <w:numId w:val="10"/>
              </w:num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Herramientas de Auditoría y Cumplimiento Cloud </w:t>
            </w:r>
            <w:r>
              <w:rPr>
                <w:rFonts w:ascii="Arial" w:eastAsia="Arial" w:hAnsi="Arial" w:cs="Arial"/>
                <w:sz w:val="22"/>
                <w:szCs w:val="22"/>
              </w:rPr>
              <w:t>(3 horas)</w:t>
            </w:r>
          </w:p>
          <w:p w14:paraId="00000056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Herramientas de monitoreo, escaneo de </w:t>
            </w: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vulnerabilidades y auditoría de configuraciones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57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Plataformas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compliance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reporting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automatizado.</w:t>
            </w:r>
          </w:p>
          <w:p w14:paraId="00000058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Integración de auditorías en entornos híbridos y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multi-cloud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59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Técnicas de recolección y análisis de e</w:t>
            </w:r>
            <w:r>
              <w:rPr>
                <w:rFonts w:ascii="Arial" w:eastAsia="Arial" w:hAnsi="Arial" w:cs="Arial"/>
                <w:sz w:val="22"/>
                <w:szCs w:val="22"/>
              </w:rPr>
              <w:t>videncia digital en la nube.</w:t>
            </w:r>
          </w:p>
          <w:p w14:paraId="0000005A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Uso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dashboards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y reportes para seguimiento de controles y hallazgos.</w:t>
            </w:r>
          </w:p>
          <w:p w14:paraId="0000005B" w14:textId="77777777" w:rsidR="00400052" w:rsidRDefault="00DE3B86">
            <w:pPr>
              <w:numPr>
                <w:ilvl w:val="0"/>
                <w:numId w:val="10"/>
              </w:numPr>
              <w:spacing w:before="0" w:after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Planificación, Ejecución e Informe de Auditoría Cloud (3 Horas)</w:t>
            </w:r>
          </w:p>
          <w:p w14:paraId="0000005C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Planificación de auditorías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cloud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: alcance, objetivos y recursos.</w:t>
            </w:r>
          </w:p>
          <w:p w14:paraId="0000005D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Diseño de pruebas de audi</w:t>
            </w:r>
            <w:r>
              <w:rPr>
                <w:rFonts w:ascii="Arial" w:eastAsia="Arial" w:hAnsi="Arial" w:cs="Arial"/>
                <w:sz w:val="22"/>
                <w:szCs w:val="22"/>
              </w:rPr>
              <w:t>toría basadas en riesgos.</w:t>
            </w:r>
          </w:p>
          <w:p w14:paraId="0000005E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Ejecución de auditoría: recolección de evidencia, validación y pruebas.</w:t>
            </w:r>
          </w:p>
          <w:p w14:paraId="0000005F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Elaboración de informe de auditoría: hallazgos, conclusiones y recomendaciones.</w:t>
            </w:r>
          </w:p>
          <w:p w14:paraId="00000060" w14:textId="77777777" w:rsidR="00400052" w:rsidRDefault="00DE3B86">
            <w:pPr>
              <w:numPr>
                <w:ilvl w:val="1"/>
                <w:numId w:val="10"/>
              </w:numPr>
              <w:spacing w:before="0" w:after="0"/>
              <w:ind w:left="114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Comunicación de resultados a la alta dirección y seguimiento de acciones corre</w:t>
            </w:r>
            <w:r>
              <w:rPr>
                <w:rFonts w:ascii="Arial" w:eastAsia="Arial" w:hAnsi="Arial" w:cs="Arial"/>
                <w:sz w:val="22"/>
                <w:szCs w:val="22"/>
              </w:rPr>
              <w:t>ctivas.</w:t>
            </w:r>
          </w:p>
        </w:tc>
      </w:tr>
      <w:tr w:rsidR="00400052" w14:paraId="3FF36DDD" w14:textId="77777777"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1" w14:textId="77777777" w:rsidR="00400052" w:rsidRDefault="00DE3B86">
            <w:pPr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CARACTERÍSTICAS DEL CURSO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425" w:right="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curso debe contar con</w:t>
            </w:r>
            <w:r>
              <w:rPr>
                <w:rFonts w:ascii="Arial" w:eastAsia="Arial" w:hAnsi="Arial" w:cs="Arial"/>
                <w:sz w:val="22"/>
                <w:szCs w:val="22"/>
                <w:u w:val="single"/>
              </w:rPr>
              <w:t xml:space="preserve"> al menos 20 horas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las que deben ser realizadas en modalidad virtual sincrónica (con profesor/a en línea) </w:t>
            </w:r>
          </w:p>
          <w:p w14:paraId="00000063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425" w:right="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curso está dirigido a 5 personas.</w:t>
            </w:r>
          </w:p>
          <w:p w14:paraId="00000064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425" w:right="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curso se debe dictar en forma cerrada y exclusiva para funcionarios/as de TGR</w:t>
            </w:r>
          </w:p>
          <w:p w14:paraId="00000065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425" w:right="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Para su aprobación, se debe considerar:</w:t>
            </w:r>
          </w:p>
          <w:p w14:paraId="00000066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Una evaluación con nota individual de acuerdo a prueba o trabajo que debe ser propuesta por el proveedor. La nota obtenida debe ser superior a 60 en escala de 1 a 100.</w:t>
            </w:r>
          </w:p>
          <w:p w14:paraId="00000067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Asistencia a las clases debe ser de 80% o superior a las clases. El control de ésta debe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ser realizada por el proveedor.</w:t>
            </w:r>
          </w:p>
          <w:p w14:paraId="00000068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425" w:right="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 finalizar el curso el proveedor deberá remitir a TGR un Informe Final del curso, el cual debe incorporar como mínimo: las características del curso, los contenidos vistos, los antecedentes de asistencia y evaluación de l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os participantes, así como las Observaciones y/o Recomendaciones que emanan una vez terminada la actividad. El proveedor además deberá generar y remitir los certificados que </w:t>
            </w:r>
            <w:sdt>
              <w:sdtPr>
                <w:tag w:val="goog_rdk_1"/>
                <w:id w:val="1853717576"/>
              </w:sdtPr>
              <w:sdtEndPr/>
              <w:sdtContent>
                <w:sdt>
                  <w:sdtPr>
                    <w:tag w:val="goog_rdk_2"/>
                    <w:id w:val="487230602"/>
                  </w:sdtPr>
                  <w:sdtEndPr/>
                  <w:sdtContent>
                    <w:ins w:id="2" w:author="Nelson Mauricio Morales Aravena" w:date="2026-06-16T18:56:00Z">
                      <w:r>
                        <w:t>acrediten</w:t>
                      </w:r>
                    </w:ins>
                  </w:sdtContent>
                </w:sdt>
              </w:sdtContent>
            </w:sdt>
            <w:sdt>
              <w:sdtPr>
                <w:tag w:val="goog_rdk_3"/>
                <w:id w:val="1278846085"/>
              </w:sdtPr>
              <w:sdtEndPr/>
              <w:sdtContent>
                <w:sdt>
                  <w:sdtPr>
                    <w:tag w:val="goog_rdk_4"/>
                    <w:id w:val="2025260754"/>
                  </w:sdtPr>
                  <w:sdtEndPr/>
                  <w:sdtContent>
                    <w:del w:id="3" w:author="Nelson Mauricio Morales Aravena" w:date="2026-06-16T18:56:00Z">
                      <w:r>
                        <w:delText>acreditan</w:delText>
                      </w:r>
                    </w:del>
                  </w:sdtContent>
                </w:sdt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 xml:space="preserve"> la ejecución del curso para todos los participantes que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aprobaron la actividad. Ambos antecedentes, Informe Final y Certificados, son requisitos indispensables para aprobar la facturación correspondiente.</w:t>
            </w:r>
          </w:p>
          <w:p w14:paraId="00000069" w14:textId="77777777" w:rsidR="00400052" w:rsidRDefault="0040005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360" w:right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A" w14:textId="77777777" w:rsidR="00400052" w:rsidRDefault="00DE3B8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425" w:right="0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Los contenidos del curso deben quedar disponible para que los </w:t>
            </w:r>
            <w:sdt>
              <w:sdtPr>
                <w:tag w:val="goog_rdk_5"/>
                <w:id w:val="-920434366"/>
              </w:sdtPr>
              <w:sdtEndPr/>
              <w:sdtContent>
                <w:sdt>
                  <w:sdtPr>
                    <w:tag w:val="goog_rdk_6"/>
                    <w:id w:val="1072809952"/>
                  </w:sdtPr>
                  <w:sdtEndPr/>
                  <w:sdtContent>
                    <w:ins w:id="4" w:author="Nelson Mauricio Morales Aravena" w:date="2026-06-16T18:57:00Z">
                      <w:r>
                        <w:t>participantes</w:t>
                      </w:r>
                    </w:ins>
                  </w:sdtContent>
                </w:sdt>
              </w:sdtContent>
            </w:sdt>
            <w:sdt>
              <w:sdtPr>
                <w:tag w:val="goog_rdk_7"/>
                <w:id w:val="-1873948032"/>
              </w:sdtPr>
              <w:sdtEndPr/>
              <w:sdtContent>
                <w:sdt>
                  <w:sdtPr>
                    <w:tag w:val="goog_rdk_8"/>
                    <w:id w:val="1576315389"/>
                  </w:sdtPr>
                  <w:sdtEndPr/>
                  <w:sdtContent>
                    <w:del w:id="5" w:author="Nelson Mauricio Morales Aravena" w:date="2026-06-16T18:57:00Z">
                      <w:r>
                        <w:delText>participan</w:delText>
                      </w:r>
                    </w:del>
                  </w:sdtContent>
                </w:sdt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 xml:space="preserve"> puedan utilizarlos como apoyo y guía para su posterior aplicación real en los puestos de trabajo. El material también debe ser remitido a él/la analista de Capacitación a cargo de la gestión del curso.</w:t>
            </w:r>
          </w:p>
          <w:p w14:paraId="0000006B" w14:textId="77777777" w:rsidR="00400052" w:rsidRDefault="0040005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1" w:right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C" w14:textId="77777777" w:rsidR="00400052" w:rsidRDefault="00DE3B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1"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 cantidad de horas asignada a cada módulo, es sólo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referencial. Los proveedores podrán proponer otra distribución basad</w:t>
            </w:r>
            <w:sdt>
              <w:sdtPr>
                <w:tag w:val="goog_rdk_9"/>
                <w:id w:val="-127374780"/>
              </w:sdtPr>
              <w:sdtEndPr/>
              <w:sdtContent>
                <w:ins w:id="6" w:author="Nelson Mauricio Morales Aravena" w:date="2026-06-16T15:17:00Z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</w:t>
                  </w:r>
                </w:ins>
              </w:sdtContent>
            </w:sdt>
            <w:sdt>
              <w:sdtPr>
                <w:tag w:val="goog_rdk_10"/>
                <w:id w:val="784013889"/>
              </w:sdtPr>
              <w:sdtEndPr/>
              <w:sdtContent>
                <w:del w:id="7" w:author="Nelson Mauricio Morales Aravena" w:date="2026-06-16T15:17:00Z"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delText>o</w:delText>
                  </w:r>
                </w:del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 xml:space="preserve"> en la propuesta de sus ofertas. </w:t>
            </w:r>
          </w:p>
        </w:tc>
      </w:tr>
      <w:tr w:rsidR="00400052" w14:paraId="78CA9AF0" w14:textId="77777777"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400052" w:rsidRDefault="00DE3B8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 xml:space="preserve">FECHA ESTIMADA INICIO DEL CURSO 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400052" w:rsidRDefault="00DE3B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left="0"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SEGUNDO SEMESTRE 2026, previo acuerdo entre el proveedor adjudicado y TGR.</w:t>
            </w:r>
          </w:p>
        </w:tc>
      </w:tr>
      <w:tr w:rsidR="00400052" w14:paraId="0FA6D95C" w14:textId="77777777">
        <w:tc>
          <w:tcPr>
            <w:tcW w:w="2565" w:type="dxa"/>
            <w:tcBorders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400052" w:rsidRDefault="00DE3B86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REQUISITOS DEL OFERENTE</w:t>
            </w:r>
          </w:p>
        </w:tc>
        <w:tc>
          <w:tcPr>
            <w:tcW w:w="6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 ofertas no podrán exceder el presupuesto total disponible para esta actividad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Las ofertas mayores al presupuesto indicado, no serán evaluadas y serán declaradas inadmisibles</w:t>
            </w:r>
          </w:p>
          <w:p w14:paraId="00000071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 ofertas deben cumplir con las CARACTERÍSTICAS DEL CURSO, descritas en el p</w:t>
            </w:r>
            <w:r>
              <w:rPr>
                <w:rFonts w:ascii="Arial" w:eastAsia="Arial" w:hAnsi="Arial" w:cs="Arial"/>
                <w:sz w:val="22"/>
                <w:szCs w:val="22"/>
              </w:rPr>
              <w:t>unto anterior (cantidad de horas, modalidad, cantidad de participantes, tipo de curso, etc.).</w:t>
            </w:r>
          </w:p>
          <w:p w14:paraId="00000072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 oferente (proveedor) debe haber realizado, en los últimos 2 años, al menos 3 actividades en temáticas similares/afines a lo solicitado en la presente compra. E</w:t>
            </w:r>
            <w:r>
              <w:rPr>
                <w:rFonts w:ascii="Arial" w:eastAsia="Arial" w:hAnsi="Arial" w:cs="Arial"/>
                <w:sz w:val="22"/>
                <w:szCs w:val="22"/>
              </w:rPr>
              <w:t>sta experiencia debe ser detallada en el Anexo EXPERIENCIA DEL OFERENTE EN MATERIAS DE LA CAPACITACIÓN SOLICITADA O SIMILARES incluido en estas Bases; esta información debe ser comprobable a través de los contactos que se solicita incluir en el anexo menci</w:t>
            </w:r>
            <w:r>
              <w:rPr>
                <w:rFonts w:ascii="Arial" w:eastAsia="Arial" w:hAnsi="Arial" w:cs="Arial"/>
                <w:sz w:val="22"/>
                <w:szCs w:val="22"/>
              </w:rPr>
              <w:t>onado.</w:t>
            </w:r>
          </w:p>
          <w:p w14:paraId="00000073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Alguno/a de los/as relatores/as (si es que se presentan más de uno/a) que ejecute el curso debe haber dictado, en los últimos 5 años, al menos 5 actividades en temáticas similares/afines a lo solicitado en la presente compra. Esta experiencia debe s</w:t>
            </w:r>
            <w:r>
              <w:rPr>
                <w:rFonts w:ascii="Arial" w:eastAsia="Arial" w:hAnsi="Arial" w:cs="Arial"/>
                <w:sz w:val="22"/>
                <w:szCs w:val="22"/>
              </w:rPr>
              <w:t>er detallada en el Anexo EXPERIENCIA DEL RELATOR EN MATERIAS DE LA CAPACITACIÓN SOLICITADA O SIMILARES incluido en las presentes Bases; esta información debe ser comprobable a través de los contactos que se solicita incluir en el anexo mencionado.</w:t>
            </w:r>
          </w:p>
          <w:p w14:paraId="00000074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7" w:hanging="426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El/la Re</w:t>
            </w:r>
            <w:r>
              <w:rPr>
                <w:rFonts w:ascii="Arial" w:eastAsia="Arial" w:hAnsi="Arial" w:cs="Arial"/>
                <w:sz w:val="22"/>
                <w:szCs w:val="22"/>
              </w:rPr>
              <w:t>lator/a debe contar con sólidos conocimientos en arquitecturas Cloud, redes virtuales (VPC), gestión de identidades (IAM), estándares de cumplimiento (ISO 27.017) y buenas prácticas tales como NIST y CSA STAR., así como habilidades pedagógicas para guiar t</w:t>
            </w:r>
            <w:r>
              <w:rPr>
                <w:rFonts w:ascii="Arial" w:eastAsia="Arial" w:hAnsi="Arial" w:cs="Arial"/>
                <w:sz w:val="22"/>
                <w:szCs w:val="22"/>
              </w:rPr>
              <w:t>alleres y explicar conceptos complejos de forma clara.</w:t>
            </w:r>
          </w:p>
          <w:p w14:paraId="00000075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7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Además, debe contar a lo menos con una certificación o curso en:</w:t>
            </w:r>
          </w:p>
          <w:p w14:paraId="00000076" w14:textId="77777777" w:rsidR="00400052" w:rsidRDefault="00DE3B86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AWS</w:t>
            </w:r>
          </w:p>
          <w:p w14:paraId="00000077" w14:textId="77777777" w:rsidR="00400052" w:rsidRDefault="00DE3B86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GCP</w:t>
            </w:r>
          </w:p>
          <w:p w14:paraId="00000078" w14:textId="77777777" w:rsidR="00400052" w:rsidRDefault="00DE3B86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OCI</w:t>
            </w:r>
          </w:p>
          <w:p w14:paraId="00000079" w14:textId="77777777" w:rsidR="00400052" w:rsidRDefault="00DE3B86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Otra certificación equivalente o estudio asociado a la temática del curso</w:t>
            </w:r>
          </w:p>
          <w:p w14:paraId="0000007A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Esta experiencia debe ser consignada en el CV que debe acompañar la oferta.</w:t>
            </w:r>
          </w:p>
          <w:p w14:paraId="0000007B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 oferta debe incluir como mínimo los contenidos que se solicitan y que se describen en el punto DETALLE DE LOS CONTENIDOS.</w:t>
            </w:r>
          </w:p>
          <w:p w14:paraId="0000007C" w14:textId="77777777" w:rsidR="00400052" w:rsidRDefault="00DE3B86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25" w:hanging="425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Los oferentes deben adjuntar completos en su totalidad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los siguientes formatos de Anexos al portal Mercado Público:</w:t>
            </w:r>
          </w:p>
          <w:p w14:paraId="0000007D" w14:textId="77777777" w:rsidR="00400052" w:rsidRDefault="00DE3B86">
            <w:pPr>
              <w:widowControl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ANEXO DE OFERTA ECONÓMICA </w:t>
            </w:r>
          </w:p>
          <w:p w14:paraId="0000007E" w14:textId="77777777" w:rsidR="00400052" w:rsidRDefault="00DE3B86">
            <w:pPr>
              <w:widowControl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ANEXO PARA ACREDITAR EXPERIENCIA DEL OFERENTE EN MATERIAS DE LA CAPACITACIÓN SOLICITADA O SIMILARES.</w:t>
            </w:r>
          </w:p>
          <w:p w14:paraId="0000007F" w14:textId="77777777" w:rsidR="00400052" w:rsidRDefault="00DE3B86">
            <w:pPr>
              <w:widowControl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ANEXO PARA ACREDITAR EXPERIENCIA DEL RELATOR EN MATERIAS DE LA CAPACITACIÓN SOLICITADA O SIMILARES.</w:t>
            </w:r>
          </w:p>
          <w:p w14:paraId="00000080" w14:textId="77777777" w:rsidR="00400052" w:rsidRDefault="00DE3B86">
            <w:pPr>
              <w:widowControl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ANEXO PROGRAMA DE CAPACITACIÓN PARA LOS CONTENIDOS SOLICITADOS.</w:t>
            </w:r>
          </w:p>
          <w:p w14:paraId="00000081" w14:textId="77777777" w:rsidR="00400052" w:rsidRDefault="00DE3B86">
            <w:pPr>
              <w:widowControl/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ind w:right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CV DEL/LA RELATOR/A.</w:t>
            </w:r>
          </w:p>
          <w:p w14:paraId="00000082" w14:textId="77777777" w:rsidR="00400052" w:rsidRDefault="0040005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3" w14:textId="77777777" w:rsidR="00400052" w:rsidRDefault="00DE3B8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El no cumplimiento de cualquiera de los puntos antes mencionados como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REQUISITOS DEL OFERENTE determinará que la oferta se declare INADMISIBLE, no considerándose en la Evaluación Final. </w:t>
            </w:r>
          </w:p>
        </w:tc>
      </w:tr>
    </w:tbl>
    <w:p w14:paraId="00000084" w14:textId="77777777" w:rsidR="00400052" w:rsidRDefault="00400052">
      <w:pPr>
        <w:spacing w:line="240" w:lineRule="auto"/>
        <w:ind w:left="-283"/>
        <w:jc w:val="both"/>
      </w:pPr>
    </w:p>
    <w:p w14:paraId="00000085" w14:textId="77777777" w:rsidR="00400052" w:rsidRDefault="00400052">
      <w:pPr>
        <w:spacing w:line="240" w:lineRule="auto"/>
        <w:ind w:left="-283"/>
        <w:jc w:val="both"/>
      </w:pPr>
    </w:p>
    <w:p w14:paraId="00000086" w14:textId="77777777" w:rsidR="00400052" w:rsidRDefault="00DE3B86">
      <w:pPr>
        <w:numPr>
          <w:ilvl w:val="0"/>
          <w:numId w:val="7"/>
        </w:numPr>
        <w:spacing w:line="240" w:lineRule="auto"/>
        <w:jc w:val="both"/>
      </w:pPr>
      <w:r>
        <w:rPr>
          <w:b/>
          <w:bCs/>
        </w:rPr>
        <w:t>CRITERIOS DE EVALUACIÓN</w:t>
      </w:r>
    </w:p>
    <w:p w14:paraId="00000087" w14:textId="77777777" w:rsidR="00400052" w:rsidRDefault="00400052">
      <w:pPr>
        <w:spacing w:line="240" w:lineRule="auto"/>
        <w:jc w:val="both"/>
      </w:pPr>
    </w:p>
    <w:p w14:paraId="00000088" w14:textId="77777777" w:rsidR="00400052" w:rsidRDefault="00DE3B86">
      <w:pPr>
        <w:spacing w:line="240" w:lineRule="auto"/>
        <w:jc w:val="both"/>
      </w:pPr>
      <w:r>
        <w:t xml:space="preserve">Sólo serán evaluados los proveedores que cumplan con todos los requisitos detallados en el punto </w:t>
      </w:r>
      <w:r>
        <w:rPr>
          <w:b/>
          <w:bCs/>
        </w:rPr>
        <w:t>REQUISITOS DEL OFERENTE</w:t>
      </w:r>
      <w:r>
        <w:t xml:space="preserve">. </w:t>
      </w:r>
    </w:p>
    <w:p w14:paraId="00000089" w14:textId="77777777" w:rsidR="00400052" w:rsidRDefault="00DE3B86">
      <w:pPr>
        <w:spacing w:line="240" w:lineRule="auto"/>
        <w:jc w:val="both"/>
      </w:pPr>
      <w:r>
        <w:t xml:space="preserve">La adjudicación se efectuará al proveedor que cumpla con TODOS los requisitos y que presente el menor valor en su Oferta Económica. </w:t>
      </w:r>
    </w:p>
    <w:p w14:paraId="0000008A" w14:textId="77777777" w:rsidR="00400052" w:rsidRDefault="00400052">
      <w:pPr>
        <w:spacing w:line="240" w:lineRule="auto"/>
        <w:jc w:val="both"/>
      </w:pPr>
    </w:p>
    <w:p w14:paraId="0000008B" w14:textId="77777777" w:rsidR="00400052" w:rsidRDefault="00DE3B86">
      <w:pPr>
        <w:numPr>
          <w:ilvl w:val="0"/>
          <w:numId w:val="7"/>
        </w:numPr>
        <w:spacing w:line="240" w:lineRule="auto"/>
        <w:jc w:val="both"/>
      </w:pPr>
      <w:r>
        <w:rPr>
          <w:b/>
          <w:bCs/>
        </w:rPr>
        <w:t>PRESUPUESTO DISPONIBLE</w:t>
      </w:r>
    </w:p>
    <w:p w14:paraId="0000008C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8D" w14:textId="77777777" w:rsidR="00400052" w:rsidRDefault="00DE3B86">
      <w:pPr>
        <w:spacing w:line="240" w:lineRule="auto"/>
        <w:jc w:val="both"/>
        <w:rPr>
          <w:sz w:val="24"/>
          <w:szCs w:val="24"/>
        </w:rPr>
      </w:pPr>
      <w:r>
        <w:t xml:space="preserve">Para este curso el presupuesto total disponible es de </w:t>
      </w:r>
      <w:r>
        <w:rPr>
          <w:b/>
          <w:bCs/>
        </w:rPr>
        <w:t>$2.500.000.-</w:t>
      </w:r>
      <w:r>
        <w:t xml:space="preserve"> (dos </w:t>
      </w:r>
      <w:r>
        <w:t>millones quinientos mil pesos), impuestos incluidos. Cualquier oferta que exceda este presupuesto no será considerada, y será declarada Inadmisible.</w:t>
      </w:r>
    </w:p>
    <w:p w14:paraId="0000008E" w14:textId="77777777" w:rsidR="00400052" w:rsidRDefault="00400052">
      <w:pPr>
        <w:spacing w:line="240" w:lineRule="auto"/>
        <w:jc w:val="both"/>
      </w:pPr>
    </w:p>
    <w:p w14:paraId="0000008F" w14:textId="77777777" w:rsidR="00400052" w:rsidRDefault="00400052">
      <w:pPr>
        <w:spacing w:line="240" w:lineRule="auto"/>
        <w:jc w:val="both"/>
      </w:pPr>
    </w:p>
    <w:p w14:paraId="00000090" w14:textId="77777777" w:rsidR="00400052" w:rsidRDefault="00DE3B86">
      <w:pPr>
        <w:numPr>
          <w:ilvl w:val="0"/>
          <w:numId w:val="7"/>
        </w:numPr>
        <w:spacing w:line="240" w:lineRule="auto"/>
        <w:jc w:val="both"/>
      </w:pPr>
      <w:r>
        <w:rPr>
          <w:b/>
          <w:bCs/>
        </w:rPr>
        <w:t>ANTECEDENTES REQUERIDOS EN LA OFERTA</w:t>
      </w:r>
    </w:p>
    <w:p w14:paraId="00000091" w14:textId="77777777" w:rsidR="00400052" w:rsidRDefault="00400052">
      <w:pPr>
        <w:spacing w:line="240" w:lineRule="auto"/>
        <w:jc w:val="both"/>
        <w:rPr>
          <w:b/>
          <w:bCs/>
        </w:rPr>
      </w:pPr>
    </w:p>
    <w:p w14:paraId="00000092" w14:textId="77777777" w:rsidR="00400052" w:rsidRDefault="00DE3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 xml:space="preserve">Anexo </w:t>
      </w:r>
      <w:r>
        <w:rPr>
          <w:color w:val="000000"/>
        </w:rPr>
        <w:t xml:space="preserve">Oferta económica. </w:t>
      </w:r>
      <w:r>
        <w:t xml:space="preserve">expresada en pesos chilenos (detallando si se encuentra a afecto a impuestos), la cual deberá considerar la totalidad de los costos asociados </w:t>
      </w:r>
      <w:r>
        <w:lastRenderedPageBreak/>
        <w:t>a la ejecución del servicio, incluyendo impuestos, gastos operacionales, recursos tecnológicos y cualquier otro co</w:t>
      </w:r>
      <w:r>
        <w:t xml:space="preserve">sto necesario para el cumplimiento íntegro del objeto de la contratación. </w:t>
      </w:r>
    </w:p>
    <w:p w14:paraId="00000093" w14:textId="77777777" w:rsidR="00400052" w:rsidRDefault="00DE3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bookmarkStart w:id="8" w:name="_heading=h.hw3qq7itakew" w:colFirst="0" w:colLast="0"/>
      <w:bookmarkEnd w:id="8"/>
      <w:r>
        <w:t xml:space="preserve">Anexo </w:t>
      </w:r>
      <w:r>
        <w:rPr>
          <w:color w:val="000000"/>
        </w:rPr>
        <w:t>Experiencia del oferente en cursos de AUDITORÍA CLOUD, información que debe incluirse en el Anexo correspondiente, que se adjunta en la presente Compra Ágil.</w:t>
      </w:r>
    </w:p>
    <w:p w14:paraId="00000094" w14:textId="77777777" w:rsidR="00400052" w:rsidRDefault="00DE3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t xml:space="preserve">Anexo </w:t>
      </w:r>
      <w:r>
        <w:rPr>
          <w:color w:val="000000"/>
        </w:rPr>
        <w:t>Experiencia</w:t>
      </w:r>
      <w:r>
        <w:rPr>
          <w:color w:val="000000"/>
        </w:rPr>
        <w:t xml:space="preserve"> del/la relator/a en cursos de AUDITORÍA CLOUD, información que debe incluirse en el Anexo correspondiente, que se adjunta en la presente Compra Ágil.</w:t>
      </w:r>
    </w:p>
    <w:p w14:paraId="00000095" w14:textId="77777777" w:rsidR="00400052" w:rsidRDefault="00DE3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bookmarkStart w:id="9" w:name="_heading=h.5gydjd27n150" w:colFirst="0" w:colLast="0"/>
      <w:bookmarkEnd w:id="9"/>
      <w:r>
        <w:rPr>
          <w:color w:val="000000"/>
        </w:rPr>
        <w:t xml:space="preserve">Programa del curso </w:t>
      </w:r>
      <w:r>
        <w:t>(</w:t>
      </w:r>
      <w:proofErr w:type="spellStart"/>
      <w:sdt>
        <w:sdtPr>
          <w:tag w:val="goog_rdk_11"/>
          <w:id w:val="640983640"/>
        </w:sdtPr>
        <w:sdtEndPr/>
        <w:sdtContent>
          <w:sdt>
            <w:sdtPr>
              <w:tag w:val="goog_rdk_12"/>
              <w:id w:val="-1887564354"/>
            </w:sdtPr>
            <w:sdtEndPr/>
            <w:sdtContent>
              <w:ins w:id="10" w:author="Nelson Mauricio Morales Aravena" w:date="2026-06-16T15:16:00Z">
                <w:r>
                  <w:t>guión</w:t>
                </w:r>
              </w:ins>
              <w:proofErr w:type="spellEnd"/>
            </w:sdtContent>
          </w:sdt>
        </w:sdtContent>
      </w:sdt>
      <w:sdt>
        <w:sdtPr>
          <w:tag w:val="goog_rdk_13"/>
          <w:id w:val="-1636778481"/>
        </w:sdtPr>
        <w:sdtEndPr/>
        <w:sdtContent>
          <w:sdt>
            <w:sdtPr>
              <w:tag w:val="goog_rdk_14"/>
              <w:id w:val="1649520944"/>
            </w:sdtPr>
            <w:sdtEndPr/>
            <w:sdtContent>
              <w:del w:id="11" w:author="Nelson Mauricio Morales Aravena" w:date="2026-06-16T15:16:00Z">
                <w:r>
                  <w:delText>guion</w:delText>
                </w:r>
              </w:del>
            </w:sdtContent>
          </w:sdt>
        </w:sdtContent>
      </w:sdt>
      <w:r>
        <w:t xml:space="preserve"> metodológico) </w:t>
      </w:r>
      <w:r>
        <w:rPr>
          <w:color w:val="000000"/>
        </w:rPr>
        <w:t>en formato indicado en Anexo Programa del Curso, incluido en la presente Compra Ágil, incluyendo a lo menos los contenidos indicados en “DETALLE DE LOS CONTENIDOS”</w:t>
      </w:r>
      <w:sdt>
        <w:sdtPr>
          <w:tag w:val="goog_rdk_15"/>
          <w:id w:val="1509761379"/>
        </w:sdtPr>
        <w:sdtEndPr/>
        <w:sdtContent>
          <w:ins w:id="12" w:author="Nelson Mauricio Morales Aravena" w:date="2026-06-16T15:18:00Z">
            <w:r>
              <w:rPr>
                <w:color w:val="000000"/>
              </w:rPr>
              <w:t>.</w:t>
            </w:r>
          </w:ins>
        </w:sdtContent>
      </w:sdt>
    </w:p>
    <w:p w14:paraId="00000096" w14:textId="77777777" w:rsidR="00400052" w:rsidRDefault="00DE3B8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Currículum Vitae del/la relator/a del curso</w:t>
      </w:r>
      <w:r>
        <w:t>, el cual deberá contener información suficien</w:t>
      </w:r>
      <w:r>
        <w:t xml:space="preserve">te que permita acreditar formación académica, experiencia profesional y experiencia en capacitación en materias relacionadas con el objeto de la contratación. </w:t>
      </w:r>
    </w:p>
    <w:p w14:paraId="00000097" w14:textId="77777777" w:rsidR="00400052" w:rsidRDefault="004000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00000098" w14:textId="77777777" w:rsidR="00400052" w:rsidRDefault="004000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</w:p>
    <w:p w14:paraId="00000099" w14:textId="77777777" w:rsidR="00400052" w:rsidRDefault="00DE3B86">
      <w:pPr>
        <w:widowControl w:val="0"/>
        <w:spacing w:before="40" w:after="40" w:line="240" w:lineRule="auto"/>
        <w:ind w:right="57"/>
        <w:jc w:val="both"/>
        <w:rPr>
          <w:b/>
          <w:bCs/>
        </w:rPr>
        <w:sectPr w:rsidR="00400052">
          <w:headerReference w:type="default" r:id="rId9"/>
          <w:footerReference w:type="default" r:id="rId10"/>
          <w:footerReference w:type="first" r:id="rId11"/>
          <w:pgSz w:w="12240" w:h="15840"/>
          <w:pgMar w:top="1417" w:right="1701" w:bottom="1417" w:left="1701" w:header="283" w:footer="567" w:gutter="0"/>
          <w:pgNumType w:start="1"/>
          <w:cols w:space="720"/>
          <w:titlePg/>
        </w:sectPr>
      </w:pPr>
      <w:r>
        <w:rPr>
          <w:b/>
          <w:bCs/>
        </w:rPr>
        <w:t>Los oferentes deben adjuntar completos en su totalidad los formatos de Anexos al portal Mercado Público, su incumplimiento será motivo de inadmisibilidad.</w:t>
      </w:r>
    </w:p>
    <w:p w14:paraId="0000009A" w14:textId="77777777" w:rsidR="00400052" w:rsidRDefault="00400052">
      <w:bookmarkStart w:id="13" w:name="_heading=h.30j0zll" w:colFirst="0" w:colLast="0"/>
      <w:bookmarkEnd w:id="13"/>
    </w:p>
    <w:p w14:paraId="0000009B" w14:textId="77777777" w:rsidR="00400052" w:rsidRDefault="00400052"/>
    <w:p w14:paraId="0000009C" w14:textId="77777777" w:rsidR="00400052" w:rsidRDefault="00DE3B86">
      <w:pPr>
        <w:numPr>
          <w:ilvl w:val="0"/>
          <w:numId w:val="7"/>
        </w:numPr>
        <w:spacing w:line="240" w:lineRule="auto"/>
        <w:jc w:val="both"/>
      </w:pPr>
      <w:r>
        <w:rPr>
          <w:b/>
          <w:bCs/>
        </w:rPr>
        <w:t xml:space="preserve">TABLA RESUMEN PARA VALIDACIÓN DE REQUISITOS </w:t>
      </w:r>
    </w:p>
    <w:p w14:paraId="0000009D" w14:textId="77777777" w:rsidR="00400052" w:rsidRDefault="00400052">
      <w:pPr>
        <w:spacing w:line="240" w:lineRule="auto"/>
        <w:jc w:val="both"/>
        <w:rPr>
          <w:b/>
          <w:bCs/>
        </w:rPr>
      </w:pPr>
    </w:p>
    <w:tbl>
      <w:tblPr>
        <w:tblStyle w:val="a0"/>
        <w:tblW w:w="124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1639"/>
        <w:gridCol w:w="2268"/>
        <w:gridCol w:w="1559"/>
        <w:gridCol w:w="1559"/>
        <w:gridCol w:w="1843"/>
        <w:gridCol w:w="2126"/>
      </w:tblGrid>
      <w:tr w:rsidR="00400052" w14:paraId="2393B9AF" w14:textId="77777777">
        <w:tc>
          <w:tcPr>
            <w:tcW w:w="1474" w:type="dxa"/>
          </w:tcPr>
          <w:p w14:paraId="0000009E" w14:textId="77777777" w:rsidR="00400052" w:rsidRDefault="00400052"/>
        </w:tc>
        <w:tc>
          <w:tcPr>
            <w:tcW w:w="1639" w:type="dxa"/>
          </w:tcPr>
          <w:p w14:paraId="0000009F" w14:textId="77777777" w:rsidR="00400052" w:rsidRDefault="00DE3B86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Oferta Económica</w:t>
            </w:r>
          </w:p>
          <w:p w14:paraId="000000A0" w14:textId="77777777" w:rsidR="00400052" w:rsidRDefault="00DE3B86">
            <w:pPr>
              <w:widowControl w:val="0"/>
              <w:jc w:val="center"/>
            </w:pPr>
            <w:r>
              <w:rPr>
                <w:b/>
                <w:bCs/>
                <w:sz w:val="20"/>
                <w:szCs w:val="20"/>
              </w:rPr>
              <w:t>($)</w:t>
            </w:r>
          </w:p>
        </w:tc>
        <w:tc>
          <w:tcPr>
            <w:tcW w:w="2268" w:type="dxa"/>
          </w:tcPr>
          <w:p w14:paraId="000000A1" w14:textId="77777777" w:rsidR="00400052" w:rsidRDefault="00DE3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Cumple características del Curso (cantidad de horas, modalidad, cantidad de alumnos/as curso cerrado)</w:t>
            </w:r>
          </w:p>
          <w:p w14:paraId="000000A2" w14:textId="77777777" w:rsidR="00400052" w:rsidRDefault="00DE3B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(SI/NO)</w:t>
            </w:r>
          </w:p>
        </w:tc>
        <w:tc>
          <w:tcPr>
            <w:tcW w:w="1559" w:type="dxa"/>
          </w:tcPr>
          <w:p w14:paraId="000000A3" w14:textId="77777777" w:rsidR="00400052" w:rsidRDefault="00DE3B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Experiencia Oferente (SI/NO)</w:t>
            </w:r>
          </w:p>
        </w:tc>
        <w:tc>
          <w:tcPr>
            <w:tcW w:w="1559" w:type="dxa"/>
          </w:tcPr>
          <w:p w14:paraId="000000A4" w14:textId="77777777" w:rsidR="00400052" w:rsidRDefault="00DE3B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Experiencia Relator/a (SI/NO)</w:t>
            </w:r>
          </w:p>
        </w:tc>
        <w:tc>
          <w:tcPr>
            <w:tcW w:w="1843" w:type="dxa"/>
          </w:tcPr>
          <w:p w14:paraId="000000A5" w14:textId="77777777" w:rsidR="00400052" w:rsidRDefault="00DE3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Inclusión de todos los contenidos</w:t>
            </w:r>
          </w:p>
          <w:p w14:paraId="000000A6" w14:textId="77777777" w:rsidR="00400052" w:rsidRDefault="00DE3B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(SI/NO)</w:t>
            </w:r>
          </w:p>
        </w:tc>
        <w:tc>
          <w:tcPr>
            <w:tcW w:w="2126" w:type="dxa"/>
          </w:tcPr>
          <w:p w14:paraId="000000A7" w14:textId="77777777" w:rsidR="00400052" w:rsidRDefault="00DE3B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Completitud Anexos</w:t>
            </w:r>
          </w:p>
          <w:p w14:paraId="000000A8" w14:textId="77777777" w:rsidR="00400052" w:rsidRDefault="00DE3B8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(SI/NO)</w:t>
            </w:r>
          </w:p>
        </w:tc>
      </w:tr>
      <w:tr w:rsidR="00400052" w14:paraId="75473946" w14:textId="77777777">
        <w:trPr>
          <w:trHeight w:val="466"/>
        </w:trPr>
        <w:tc>
          <w:tcPr>
            <w:tcW w:w="1474" w:type="dxa"/>
            <w:vAlign w:val="center"/>
          </w:tcPr>
          <w:p w14:paraId="000000A9" w14:textId="77777777" w:rsidR="00400052" w:rsidRDefault="00DE3B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Proveedor 1</w:t>
            </w:r>
          </w:p>
        </w:tc>
        <w:tc>
          <w:tcPr>
            <w:tcW w:w="1639" w:type="dxa"/>
            <w:vAlign w:val="center"/>
          </w:tcPr>
          <w:p w14:paraId="000000AA" w14:textId="77777777" w:rsidR="00400052" w:rsidRDefault="00400052"/>
        </w:tc>
        <w:tc>
          <w:tcPr>
            <w:tcW w:w="2268" w:type="dxa"/>
            <w:vAlign w:val="center"/>
          </w:tcPr>
          <w:p w14:paraId="000000AB" w14:textId="77777777" w:rsidR="00400052" w:rsidRDefault="00400052"/>
        </w:tc>
        <w:tc>
          <w:tcPr>
            <w:tcW w:w="1559" w:type="dxa"/>
            <w:vAlign w:val="center"/>
          </w:tcPr>
          <w:p w14:paraId="000000AC" w14:textId="77777777" w:rsidR="00400052" w:rsidRDefault="00400052"/>
        </w:tc>
        <w:tc>
          <w:tcPr>
            <w:tcW w:w="1559" w:type="dxa"/>
            <w:vAlign w:val="center"/>
          </w:tcPr>
          <w:p w14:paraId="000000AD" w14:textId="77777777" w:rsidR="00400052" w:rsidRDefault="00400052"/>
        </w:tc>
        <w:tc>
          <w:tcPr>
            <w:tcW w:w="1843" w:type="dxa"/>
            <w:vAlign w:val="center"/>
          </w:tcPr>
          <w:p w14:paraId="000000AE" w14:textId="77777777" w:rsidR="00400052" w:rsidRDefault="00400052"/>
        </w:tc>
        <w:tc>
          <w:tcPr>
            <w:tcW w:w="2126" w:type="dxa"/>
            <w:vAlign w:val="center"/>
          </w:tcPr>
          <w:p w14:paraId="000000AF" w14:textId="77777777" w:rsidR="00400052" w:rsidRDefault="00400052"/>
        </w:tc>
      </w:tr>
      <w:tr w:rsidR="00400052" w14:paraId="486D364E" w14:textId="77777777">
        <w:trPr>
          <w:trHeight w:val="402"/>
        </w:trPr>
        <w:tc>
          <w:tcPr>
            <w:tcW w:w="1474" w:type="dxa"/>
            <w:vAlign w:val="center"/>
          </w:tcPr>
          <w:p w14:paraId="000000B0" w14:textId="77777777" w:rsidR="00400052" w:rsidRDefault="00DE3B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Proveedor 2</w:t>
            </w:r>
          </w:p>
        </w:tc>
        <w:tc>
          <w:tcPr>
            <w:tcW w:w="1639" w:type="dxa"/>
            <w:vAlign w:val="center"/>
          </w:tcPr>
          <w:p w14:paraId="000000B1" w14:textId="77777777" w:rsidR="00400052" w:rsidRDefault="00400052"/>
        </w:tc>
        <w:tc>
          <w:tcPr>
            <w:tcW w:w="2268" w:type="dxa"/>
            <w:vAlign w:val="center"/>
          </w:tcPr>
          <w:p w14:paraId="000000B2" w14:textId="77777777" w:rsidR="00400052" w:rsidRDefault="00400052"/>
        </w:tc>
        <w:tc>
          <w:tcPr>
            <w:tcW w:w="1559" w:type="dxa"/>
            <w:vAlign w:val="center"/>
          </w:tcPr>
          <w:p w14:paraId="000000B3" w14:textId="77777777" w:rsidR="00400052" w:rsidRDefault="00400052"/>
        </w:tc>
        <w:tc>
          <w:tcPr>
            <w:tcW w:w="1559" w:type="dxa"/>
            <w:vAlign w:val="center"/>
          </w:tcPr>
          <w:p w14:paraId="000000B4" w14:textId="77777777" w:rsidR="00400052" w:rsidRDefault="00400052"/>
        </w:tc>
        <w:tc>
          <w:tcPr>
            <w:tcW w:w="1843" w:type="dxa"/>
            <w:vAlign w:val="center"/>
          </w:tcPr>
          <w:p w14:paraId="000000B5" w14:textId="77777777" w:rsidR="00400052" w:rsidRDefault="00400052"/>
        </w:tc>
        <w:tc>
          <w:tcPr>
            <w:tcW w:w="2126" w:type="dxa"/>
            <w:vAlign w:val="center"/>
          </w:tcPr>
          <w:p w14:paraId="000000B6" w14:textId="77777777" w:rsidR="00400052" w:rsidRDefault="00400052"/>
        </w:tc>
      </w:tr>
      <w:tr w:rsidR="00400052" w14:paraId="20C91C30" w14:textId="77777777">
        <w:trPr>
          <w:trHeight w:val="408"/>
        </w:trPr>
        <w:tc>
          <w:tcPr>
            <w:tcW w:w="1474" w:type="dxa"/>
            <w:vAlign w:val="center"/>
          </w:tcPr>
          <w:p w14:paraId="000000B7" w14:textId="77777777" w:rsidR="00400052" w:rsidRDefault="00DE3B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1639" w:type="dxa"/>
            <w:vAlign w:val="center"/>
          </w:tcPr>
          <w:p w14:paraId="000000B8" w14:textId="77777777" w:rsidR="00400052" w:rsidRDefault="00400052"/>
        </w:tc>
        <w:tc>
          <w:tcPr>
            <w:tcW w:w="2268" w:type="dxa"/>
            <w:vAlign w:val="center"/>
          </w:tcPr>
          <w:p w14:paraId="000000B9" w14:textId="77777777" w:rsidR="00400052" w:rsidRDefault="00400052"/>
        </w:tc>
        <w:tc>
          <w:tcPr>
            <w:tcW w:w="1559" w:type="dxa"/>
            <w:vAlign w:val="center"/>
          </w:tcPr>
          <w:p w14:paraId="000000BA" w14:textId="77777777" w:rsidR="00400052" w:rsidRDefault="00400052"/>
        </w:tc>
        <w:tc>
          <w:tcPr>
            <w:tcW w:w="1559" w:type="dxa"/>
            <w:vAlign w:val="center"/>
          </w:tcPr>
          <w:p w14:paraId="000000BB" w14:textId="77777777" w:rsidR="00400052" w:rsidRDefault="00400052"/>
        </w:tc>
        <w:tc>
          <w:tcPr>
            <w:tcW w:w="1843" w:type="dxa"/>
            <w:vAlign w:val="center"/>
          </w:tcPr>
          <w:p w14:paraId="000000BC" w14:textId="77777777" w:rsidR="00400052" w:rsidRDefault="00400052"/>
        </w:tc>
        <w:tc>
          <w:tcPr>
            <w:tcW w:w="2126" w:type="dxa"/>
            <w:vAlign w:val="center"/>
          </w:tcPr>
          <w:p w14:paraId="000000BD" w14:textId="77777777" w:rsidR="00400052" w:rsidRDefault="00400052"/>
        </w:tc>
      </w:tr>
      <w:tr w:rsidR="00400052" w14:paraId="5E4B2CB6" w14:textId="77777777">
        <w:trPr>
          <w:trHeight w:val="427"/>
        </w:trPr>
        <w:tc>
          <w:tcPr>
            <w:tcW w:w="1474" w:type="dxa"/>
            <w:vAlign w:val="center"/>
          </w:tcPr>
          <w:p w14:paraId="000000BE" w14:textId="77777777" w:rsidR="00400052" w:rsidRDefault="00DE3B8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Proveedor n</w:t>
            </w:r>
          </w:p>
        </w:tc>
        <w:tc>
          <w:tcPr>
            <w:tcW w:w="1639" w:type="dxa"/>
            <w:vAlign w:val="center"/>
          </w:tcPr>
          <w:p w14:paraId="000000BF" w14:textId="77777777" w:rsidR="00400052" w:rsidRDefault="00400052"/>
        </w:tc>
        <w:tc>
          <w:tcPr>
            <w:tcW w:w="2268" w:type="dxa"/>
            <w:vAlign w:val="center"/>
          </w:tcPr>
          <w:p w14:paraId="000000C0" w14:textId="77777777" w:rsidR="00400052" w:rsidRDefault="00400052"/>
        </w:tc>
        <w:tc>
          <w:tcPr>
            <w:tcW w:w="1559" w:type="dxa"/>
            <w:vAlign w:val="center"/>
          </w:tcPr>
          <w:p w14:paraId="000000C1" w14:textId="77777777" w:rsidR="00400052" w:rsidRDefault="00400052"/>
        </w:tc>
        <w:tc>
          <w:tcPr>
            <w:tcW w:w="1559" w:type="dxa"/>
            <w:vAlign w:val="center"/>
          </w:tcPr>
          <w:p w14:paraId="000000C2" w14:textId="77777777" w:rsidR="00400052" w:rsidRDefault="00400052"/>
        </w:tc>
        <w:tc>
          <w:tcPr>
            <w:tcW w:w="1843" w:type="dxa"/>
            <w:vAlign w:val="center"/>
          </w:tcPr>
          <w:p w14:paraId="000000C3" w14:textId="77777777" w:rsidR="00400052" w:rsidRDefault="00400052"/>
        </w:tc>
        <w:tc>
          <w:tcPr>
            <w:tcW w:w="2126" w:type="dxa"/>
            <w:vAlign w:val="center"/>
          </w:tcPr>
          <w:p w14:paraId="000000C4" w14:textId="77777777" w:rsidR="00400052" w:rsidRDefault="00400052"/>
        </w:tc>
      </w:tr>
    </w:tbl>
    <w:p w14:paraId="000000C5" w14:textId="77777777" w:rsidR="00400052" w:rsidRDefault="00DE3B86">
      <w:pPr>
        <w:sectPr w:rsidR="00400052">
          <w:pgSz w:w="15840" w:h="12240" w:orient="landscape"/>
          <w:pgMar w:top="1417" w:right="1701" w:bottom="1417" w:left="1701" w:header="283" w:footer="567" w:gutter="0"/>
          <w:cols w:space="720"/>
        </w:sectPr>
      </w:pPr>
      <w:r>
        <w:br w:type="page"/>
      </w:r>
    </w:p>
    <w:p w14:paraId="000000C6" w14:textId="77777777" w:rsidR="00400052" w:rsidRDefault="00400052"/>
    <w:tbl>
      <w:tblPr>
        <w:tblStyle w:val="a1"/>
        <w:tblW w:w="84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75"/>
      </w:tblGrid>
      <w:tr w:rsidR="00400052" w14:paraId="04FF22B4" w14:textId="77777777">
        <w:trPr>
          <w:trHeight w:val="720"/>
        </w:trPr>
        <w:tc>
          <w:tcPr>
            <w:tcW w:w="8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7" w14:textId="77777777" w:rsidR="00400052" w:rsidRDefault="00DE3B86">
            <w:pPr>
              <w:ind w:left="-1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ANEXO PARA</w:t>
            </w:r>
          </w:p>
          <w:p w14:paraId="000000C8" w14:textId="77777777" w:rsidR="00400052" w:rsidRDefault="00DE3B86">
            <w:pPr>
              <w:ind w:left="-10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PRESENTACIÓN DE OFERTA ECONÓMICA</w:t>
            </w:r>
          </w:p>
        </w:tc>
      </w:tr>
    </w:tbl>
    <w:p w14:paraId="000000C9" w14:textId="77777777" w:rsidR="00400052" w:rsidRDefault="00DE3B86">
      <w:pPr>
        <w:rPr>
          <w:b/>
          <w:bCs/>
        </w:rPr>
      </w:pPr>
      <w:r>
        <w:rPr>
          <w:b/>
          <w:bCs/>
        </w:rPr>
        <w:t xml:space="preserve"> </w:t>
      </w:r>
    </w:p>
    <w:p w14:paraId="000000CA" w14:textId="77777777" w:rsidR="00400052" w:rsidRDefault="00DE3B86">
      <w:pPr>
        <w:spacing w:line="240" w:lineRule="auto"/>
        <w:jc w:val="center"/>
        <w:rPr>
          <w:b/>
          <w:bCs/>
        </w:rPr>
      </w:pPr>
      <w:r>
        <w:rPr>
          <w:b/>
          <w:bCs/>
        </w:rPr>
        <w:t>Compra Ágil</w:t>
      </w:r>
    </w:p>
    <w:p w14:paraId="000000CB" w14:textId="77777777" w:rsidR="00400052" w:rsidRDefault="00DE3B86">
      <w:pPr>
        <w:spacing w:line="240" w:lineRule="auto"/>
        <w:jc w:val="center"/>
        <w:rPr>
          <w:b/>
          <w:bCs/>
        </w:rPr>
      </w:pPr>
      <w:r>
        <w:rPr>
          <w:b/>
          <w:bCs/>
        </w:rPr>
        <w:t>“Auditoría Cloud”</w:t>
      </w:r>
    </w:p>
    <w:p w14:paraId="000000CC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0CD" w14:textId="77777777" w:rsidR="00400052" w:rsidRDefault="00400052">
      <w:pPr>
        <w:spacing w:line="240" w:lineRule="auto"/>
        <w:jc w:val="both"/>
        <w:rPr>
          <w:b/>
          <w:bCs/>
        </w:rPr>
      </w:pPr>
    </w:p>
    <w:tbl>
      <w:tblPr>
        <w:tblStyle w:val="a2"/>
        <w:tblW w:w="882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8820"/>
      </w:tblGrid>
      <w:tr w:rsidR="00400052" w14:paraId="4AE30C09" w14:textId="77777777">
        <w:trPr>
          <w:trHeight w:val="288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CE" w14:textId="77777777" w:rsidR="00400052" w:rsidRDefault="00DE3B86">
            <w:pPr>
              <w:ind w:left="107"/>
            </w:pPr>
            <w:r>
              <w:rPr>
                <w:b/>
                <w:bCs/>
              </w:rPr>
              <w:t>RAZÓN SOCIAL PROPONENTE:</w:t>
            </w:r>
          </w:p>
        </w:tc>
      </w:tr>
      <w:tr w:rsidR="00400052" w14:paraId="03519B67" w14:textId="77777777">
        <w:trPr>
          <w:trHeight w:val="290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CF" w14:textId="77777777" w:rsidR="00400052" w:rsidRDefault="00DE3B86">
            <w:pPr>
              <w:ind w:left="107"/>
            </w:pPr>
            <w:r>
              <w:rPr>
                <w:b/>
                <w:bCs/>
              </w:rPr>
              <w:t>RUT:</w:t>
            </w:r>
          </w:p>
        </w:tc>
      </w:tr>
    </w:tbl>
    <w:p w14:paraId="000000D0" w14:textId="77777777" w:rsidR="00400052" w:rsidRDefault="00DE3B86">
      <w:pPr>
        <w:jc w:val="both"/>
      </w:pPr>
      <w:r>
        <w:t xml:space="preserve"> </w:t>
      </w:r>
    </w:p>
    <w:p w14:paraId="000000D1" w14:textId="77777777" w:rsidR="00400052" w:rsidRDefault="00400052">
      <w:pPr>
        <w:tabs>
          <w:tab w:val="left" w:pos="3969"/>
          <w:tab w:val="left" w:pos="5269"/>
        </w:tabs>
        <w:spacing w:line="240" w:lineRule="auto"/>
        <w:jc w:val="both"/>
      </w:pPr>
    </w:p>
    <w:tbl>
      <w:tblPr>
        <w:tblStyle w:val="a3"/>
        <w:tblW w:w="86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90"/>
        <w:gridCol w:w="3795"/>
      </w:tblGrid>
      <w:tr w:rsidR="00400052" w14:paraId="6CC361A2" w14:textId="77777777">
        <w:trPr>
          <w:trHeight w:val="438"/>
        </w:trPr>
        <w:tc>
          <w:tcPr>
            <w:tcW w:w="868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2" w14:textId="77777777" w:rsidR="00400052" w:rsidRDefault="00DE3B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COMPRA ÁGIL CURSO AUDITORÍA CLOUD</w:t>
            </w:r>
          </w:p>
        </w:tc>
      </w:tr>
      <w:tr w:rsidR="00400052" w14:paraId="1E856BEF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4" w14:textId="77777777" w:rsidR="00400052" w:rsidRDefault="00DE3B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Indicar valor en $ (sin impuestos)</w:t>
            </w:r>
          </w:p>
          <w:p w14:paraId="000000D5" w14:textId="77777777" w:rsidR="00400052" w:rsidRDefault="00DE3B86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(valor a ingresar en portal mercado público)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6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7F8A5F66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7" w14:textId="77777777" w:rsidR="00400052" w:rsidRDefault="00DE3B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Indicar impuesto y % o si está exento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8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7A7AD95E" w14:textId="77777777">
        <w:tc>
          <w:tcPr>
            <w:tcW w:w="4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9" w14:textId="77777777" w:rsidR="00400052" w:rsidRDefault="00DE3B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Valor Total (Valor sin impuesto + impuesto)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A" w14:textId="77777777" w:rsidR="00400052" w:rsidRDefault="00400052">
            <w:pPr>
              <w:rPr>
                <w:sz w:val="14"/>
                <w:szCs w:val="14"/>
              </w:rPr>
            </w:pPr>
          </w:p>
        </w:tc>
      </w:tr>
    </w:tbl>
    <w:p w14:paraId="000000DB" w14:textId="77777777" w:rsidR="00400052" w:rsidRDefault="00400052"/>
    <w:p w14:paraId="000000DC" w14:textId="77777777" w:rsidR="00400052" w:rsidRDefault="00400052"/>
    <w:p w14:paraId="000000DD" w14:textId="77777777" w:rsidR="00400052" w:rsidRDefault="00DE3B86">
      <w:pPr>
        <w:numPr>
          <w:ilvl w:val="0"/>
          <w:numId w:val="1"/>
        </w:numPr>
        <w:jc w:val="both"/>
      </w:pPr>
      <w:r>
        <w:rPr>
          <w:sz w:val="18"/>
          <w:szCs w:val="18"/>
        </w:rPr>
        <w:t xml:space="preserve">Cualquier error en la cotización es de responsabilidad exclusiva del/la oferente. </w:t>
      </w:r>
    </w:p>
    <w:p w14:paraId="000000DE" w14:textId="77777777" w:rsidR="00400052" w:rsidRDefault="00DE3B86">
      <w:pPr>
        <w:numPr>
          <w:ilvl w:val="0"/>
          <w:numId w:val="1"/>
        </w:numPr>
        <w:jc w:val="both"/>
      </w:pPr>
      <w:r>
        <w:rPr>
          <w:sz w:val="18"/>
          <w:szCs w:val="18"/>
        </w:rPr>
        <w:t xml:space="preserve">Es obligación del adjudicatario el suministro de todos los elementos e insumos necesarios para la prestación de los servicios. </w:t>
      </w:r>
    </w:p>
    <w:p w14:paraId="000000DF" w14:textId="77777777" w:rsidR="00400052" w:rsidRDefault="00DE3B86">
      <w:pPr>
        <w:numPr>
          <w:ilvl w:val="0"/>
          <w:numId w:val="1"/>
        </w:numPr>
        <w:jc w:val="both"/>
      </w:pPr>
      <w:r>
        <w:rPr>
          <w:sz w:val="18"/>
          <w:szCs w:val="18"/>
        </w:rPr>
        <w:t>Declaro que los valores indicados incluyen todas las actividades e insumos necesarios para la completa y total realización del s</w:t>
      </w:r>
      <w:r>
        <w:rPr>
          <w:sz w:val="18"/>
          <w:szCs w:val="18"/>
        </w:rPr>
        <w:t xml:space="preserve">ervicio encomendado. Además, incluye todas y cada una de las especificaciones contenidas en las bases técnicas, requeridas por la TGR para la correcta prestación del servicio que se contrata. </w:t>
      </w:r>
    </w:p>
    <w:p w14:paraId="000000E0" w14:textId="77777777" w:rsidR="00400052" w:rsidRDefault="00400052">
      <w:pPr>
        <w:jc w:val="both"/>
      </w:pPr>
    </w:p>
    <w:p w14:paraId="000000E1" w14:textId="77777777" w:rsidR="00400052" w:rsidRDefault="00400052">
      <w:pPr>
        <w:jc w:val="both"/>
        <w:rPr>
          <w:u w:val="single"/>
        </w:rPr>
      </w:pPr>
    </w:p>
    <w:p w14:paraId="000000E2" w14:textId="77777777" w:rsidR="00400052" w:rsidRDefault="00400052">
      <w:pPr>
        <w:widowControl w:val="0"/>
        <w:spacing w:after="240" w:line="240" w:lineRule="auto"/>
        <w:ind w:left="360"/>
        <w:jc w:val="both"/>
        <w:rPr>
          <w:sz w:val="18"/>
          <w:szCs w:val="18"/>
        </w:rPr>
      </w:pPr>
    </w:p>
    <w:p w14:paraId="000000E3" w14:textId="77777777" w:rsidR="00400052" w:rsidRDefault="00DE3B86">
      <w:pPr>
        <w:spacing w:line="240" w:lineRule="auto"/>
        <w:jc w:val="center"/>
      </w:pPr>
      <w:r>
        <w:t>__________________________________</w:t>
      </w:r>
    </w:p>
    <w:p w14:paraId="000000E4" w14:textId="77777777" w:rsidR="00400052" w:rsidRDefault="00DE3B86">
      <w:pPr>
        <w:spacing w:line="240" w:lineRule="auto"/>
        <w:jc w:val="center"/>
      </w:pPr>
      <w:r>
        <w:t>Firma Participante o Repr</w:t>
      </w:r>
      <w:r>
        <w:t xml:space="preserve">esentante Legal </w:t>
      </w:r>
    </w:p>
    <w:p w14:paraId="000000E5" w14:textId="77777777" w:rsidR="00400052" w:rsidRDefault="00400052">
      <w:pPr>
        <w:spacing w:line="240" w:lineRule="auto"/>
        <w:jc w:val="both"/>
        <w:rPr>
          <w:sz w:val="18"/>
          <w:szCs w:val="18"/>
        </w:rPr>
      </w:pPr>
    </w:p>
    <w:p w14:paraId="000000E6" w14:textId="77777777" w:rsidR="00400052" w:rsidRDefault="00DE3B86">
      <w:pPr>
        <w:spacing w:line="240" w:lineRule="auto"/>
        <w:jc w:val="both"/>
      </w:pPr>
      <w:r>
        <w:rPr>
          <w:sz w:val="18"/>
          <w:szCs w:val="18"/>
        </w:rPr>
        <w:t xml:space="preserve">Este documento debe ser firmado por el representante legal y después convertido a formato </w:t>
      </w:r>
      <w:proofErr w:type="spellStart"/>
      <w:r>
        <w:rPr>
          <w:sz w:val="18"/>
          <w:szCs w:val="18"/>
        </w:rPr>
        <w:t>pdf</w:t>
      </w:r>
      <w:proofErr w:type="spellEnd"/>
      <w:r>
        <w:rPr>
          <w:sz w:val="18"/>
          <w:szCs w:val="18"/>
        </w:rPr>
        <w:t xml:space="preserve"> u otro similar.</w:t>
      </w:r>
    </w:p>
    <w:p w14:paraId="000000E7" w14:textId="77777777" w:rsidR="00400052" w:rsidRDefault="00400052">
      <w:pPr>
        <w:jc w:val="both"/>
      </w:pPr>
    </w:p>
    <w:p w14:paraId="000000E8" w14:textId="77777777" w:rsidR="00400052" w:rsidRDefault="00400052"/>
    <w:p w14:paraId="000000E9" w14:textId="77777777" w:rsidR="00400052" w:rsidRDefault="00400052"/>
    <w:p w14:paraId="000000EA" w14:textId="77777777" w:rsidR="00400052" w:rsidRDefault="00DE3B86">
      <w:r>
        <w:br w:type="page"/>
      </w:r>
    </w:p>
    <w:p w14:paraId="000000EB" w14:textId="77777777" w:rsidR="00400052" w:rsidRDefault="00400052"/>
    <w:tbl>
      <w:tblPr>
        <w:tblStyle w:val="a4"/>
        <w:tblW w:w="9029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0052" w14:paraId="55F1DB2A" w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C" w14:textId="77777777" w:rsidR="00400052" w:rsidRDefault="00DE3B8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ANEXO PARA ACREDITAR</w:t>
            </w:r>
          </w:p>
          <w:p w14:paraId="000000ED" w14:textId="77777777" w:rsidR="00400052" w:rsidRDefault="00DE3B86">
            <w:pPr>
              <w:jc w:val="center"/>
              <w:rPr>
                <w:color w:val="FFFFFF"/>
              </w:rPr>
            </w:pPr>
            <w:r>
              <w:rPr>
                <w:b/>
                <w:bCs/>
                <w:color w:val="FFFFFF"/>
              </w:rPr>
              <w:t>EXPERIENCIA DEL OFERENTE EN MATERIAS DE LA CAPACITACIÓN SOLICITADA O SIMILARES</w:t>
            </w:r>
          </w:p>
        </w:tc>
      </w:tr>
    </w:tbl>
    <w:p w14:paraId="000000EE" w14:textId="77777777" w:rsidR="00400052" w:rsidRDefault="00400052">
      <w:pPr>
        <w:spacing w:line="240" w:lineRule="auto"/>
        <w:rPr>
          <w:b/>
          <w:bCs/>
        </w:rPr>
      </w:pPr>
    </w:p>
    <w:p w14:paraId="000000EF" w14:textId="77777777" w:rsidR="00400052" w:rsidRDefault="00DE3B86">
      <w:pPr>
        <w:spacing w:line="240" w:lineRule="auto"/>
        <w:jc w:val="center"/>
        <w:rPr>
          <w:b/>
          <w:bCs/>
        </w:rPr>
      </w:pPr>
      <w:r>
        <w:rPr>
          <w:b/>
          <w:bCs/>
        </w:rPr>
        <w:t>Compra Ágil</w:t>
      </w:r>
    </w:p>
    <w:p w14:paraId="000000F0" w14:textId="77777777" w:rsidR="00400052" w:rsidRDefault="00DE3B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</w:rPr>
      </w:pPr>
      <w:r>
        <w:rPr>
          <w:b/>
          <w:bCs/>
          <w:color w:val="000000"/>
        </w:rPr>
        <w:t>“</w:t>
      </w:r>
      <w:r>
        <w:rPr>
          <w:b/>
          <w:bCs/>
        </w:rPr>
        <w:t>Auditoría Cloud</w:t>
      </w:r>
      <w:r>
        <w:rPr>
          <w:b/>
          <w:bCs/>
          <w:color w:val="000000"/>
        </w:rPr>
        <w:t>”</w:t>
      </w:r>
    </w:p>
    <w:p w14:paraId="000000F1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0F2" w14:textId="77777777" w:rsidR="00400052" w:rsidRDefault="00400052">
      <w:pPr>
        <w:spacing w:line="240" w:lineRule="auto"/>
        <w:jc w:val="both"/>
      </w:pPr>
    </w:p>
    <w:p w14:paraId="000000F3" w14:textId="77777777" w:rsidR="00400052" w:rsidRDefault="00400052">
      <w:pPr>
        <w:spacing w:line="240" w:lineRule="auto"/>
        <w:jc w:val="both"/>
        <w:rPr>
          <w:b/>
          <w:bCs/>
        </w:rPr>
      </w:pPr>
    </w:p>
    <w:tbl>
      <w:tblPr>
        <w:tblStyle w:val="a5"/>
        <w:tblW w:w="882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8820"/>
      </w:tblGrid>
      <w:tr w:rsidR="00400052" w14:paraId="3A71C961" w14:textId="77777777">
        <w:trPr>
          <w:trHeight w:val="288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4" w14:textId="77777777" w:rsidR="00400052" w:rsidRDefault="00DE3B86">
            <w:pPr>
              <w:ind w:left="107"/>
            </w:pPr>
            <w:r>
              <w:rPr>
                <w:b/>
                <w:bCs/>
              </w:rPr>
              <w:t>RAZÓN SOCIAL PROPONENTE:</w:t>
            </w:r>
          </w:p>
        </w:tc>
      </w:tr>
      <w:tr w:rsidR="00400052" w14:paraId="3A475007" w14:textId="77777777">
        <w:trPr>
          <w:trHeight w:val="290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F5" w14:textId="77777777" w:rsidR="00400052" w:rsidRDefault="00DE3B86">
            <w:pPr>
              <w:ind w:left="107"/>
            </w:pPr>
            <w:r>
              <w:rPr>
                <w:b/>
                <w:bCs/>
              </w:rPr>
              <w:t>RUT:</w:t>
            </w:r>
          </w:p>
        </w:tc>
      </w:tr>
    </w:tbl>
    <w:p w14:paraId="000000F6" w14:textId="77777777" w:rsidR="00400052" w:rsidRDefault="00400052">
      <w:pPr>
        <w:spacing w:line="240" w:lineRule="auto"/>
        <w:jc w:val="both"/>
      </w:pPr>
    </w:p>
    <w:p w14:paraId="000000F7" w14:textId="77777777" w:rsidR="00400052" w:rsidRDefault="00DE3B86">
      <w:pPr>
        <w:spacing w:line="240" w:lineRule="auto"/>
        <w:jc w:val="both"/>
      </w:pPr>
      <w:r>
        <w:t>Experiencia del oferente en materias relacionadas con el curso/taller por el que hace su oferta, en los últimos 2 años, hasta la fecha de publicación de estas bases:</w:t>
      </w:r>
    </w:p>
    <w:p w14:paraId="000000F8" w14:textId="77777777" w:rsidR="00400052" w:rsidRDefault="00400052">
      <w:pPr>
        <w:tabs>
          <w:tab w:val="left" w:pos="3969"/>
          <w:tab w:val="left" w:pos="5269"/>
        </w:tabs>
        <w:spacing w:line="240" w:lineRule="auto"/>
        <w:jc w:val="both"/>
      </w:pPr>
    </w:p>
    <w:tbl>
      <w:tblPr>
        <w:tblStyle w:val="a6"/>
        <w:tblW w:w="9968" w:type="dxa"/>
        <w:tblInd w:w="-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6"/>
        <w:gridCol w:w="1418"/>
        <w:gridCol w:w="1417"/>
        <w:gridCol w:w="992"/>
        <w:gridCol w:w="851"/>
        <w:gridCol w:w="1276"/>
        <w:gridCol w:w="708"/>
        <w:gridCol w:w="1560"/>
      </w:tblGrid>
      <w:tr w:rsidR="00400052" w14:paraId="5CD5E273" w14:textId="77777777">
        <w:trPr>
          <w:trHeight w:val="871"/>
        </w:trPr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9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Nombre cliente/Institución que recibió el servicio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A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Nombre actividad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B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Objetivo general de la actividad</w:t>
            </w: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C" w14:textId="77777777" w:rsidR="00400052" w:rsidRDefault="00DE3B86">
            <w:pPr>
              <w:ind w:firstLine="57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Mes y Año ejecución</w:t>
            </w: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D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Cantidad de participantes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E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Modalidad</w:t>
            </w:r>
          </w:p>
          <w:p w14:paraId="000000FF" w14:textId="77777777" w:rsidR="00400052" w:rsidRDefault="00DE3B8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(presencial/remota)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0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proofErr w:type="spellStart"/>
            <w:r>
              <w:rPr>
                <w:b/>
                <w:bCs/>
                <w:sz w:val="14"/>
                <w:szCs w:val="14"/>
              </w:rPr>
              <w:t>N°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de horas</w:t>
            </w:r>
          </w:p>
        </w:tc>
        <w:tc>
          <w:tcPr>
            <w:tcW w:w="1560" w:type="dxa"/>
          </w:tcPr>
          <w:p w14:paraId="00000101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Correo electrónico de contacto de cliente que recibió el servicio</w:t>
            </w:r>
          </w:p>
        </w:tc>
      </w:tr>
      <w:tr w:rsidR="00400052" w14:paraId="145D41AD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2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3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4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5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6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7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8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09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58AD52E7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A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B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C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D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E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F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11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0C524595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2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3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4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5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6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7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8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19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4B441A8D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A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B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C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D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E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F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0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21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0EBB809F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2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4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8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6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7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8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29" w14:textId="77777777" w:rsidR="00400052" w:rsidRDefault="00400052">
            <w:pPr>
              <w:rPr>
                <w:sz w:val="14"/>
                <w:szCs w:val="14"/>
              </w:rPr>
            </w:pPr>
          </w:p>
        </w:tc>
      </w:tr>
    </w:tbl>
    <w:p w14:paraId="0000012A" w14:textId="77777777" w:rsidR="00400052" w:rsidRDefault="00DE3B86">
      <w:pPr>
        <w:spacing w:line="240" w:lineRule="auto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</w:p>
    <w:p w14:paraId="0000012B" w14:textId="77777777" w:rsidR="00400052" w:rsidRDefault="00400052">
      <w:pPr>
        <w:spacing w:line="240" w:lineRule="auto"/>
        <w:jc w:val="both"/>
        <w:rPr>
          <w:sz w:val="18"/>
          <w:szCs w:val="18"/>
        </w:rPr>
      </w:pPr>
    </w:p>
    <w:p w14:paraId="0000012C" w14:textId="77777777" w:rsidR="00400052" w:rsidRDefault="00DE3B86">
      <w:pPr>
        <w:numPr>
          <w:ilvl w:val="0"/>
          <w:numId w:val="3"/>
        </w:num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Se adjuntará la cantidad de formatos que sean necesarios para entregar información clara de lo solicitado.</w:t>
      </w:r>
    </w:p>
    <w:p w14:paraId="0000012D" w14:textId="77777777" w:rsidR="00400052" w:rsidRDefault="00DE3B86">
      <w:pPr>
        <w:numPr>
          <w:ilvl w:val="0"/>
          <w:numId w:val="3"/>
        </w:num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Se solicita a los clientes usar solo este formato sin hacer modificaciones por constituir una herramienta que permite la evaluación de las ofertas en igualdad de condiciones.</w:t>
      </w:r>
    </w:p>
    <w:p w14:paraId="0000012E" w14:textId="77777777" w:rsidR="00400052" w:rsidRDefault="00DE3B86">
      <w:pPr>
        <w:widowControl w:val="0"/>
        <w:numPr>
          <w:ilvl w:val="0"/>
          <w:numId w:val="3"/>
        </w:numPr>
        <w:spacing w:after="240" w:line="240" w:lineRule="auto"/>
        <w:jc w:val="both"/>
        <w:rPr>
          <w:sz w:val="18"/>
          <w:szCs w:val="18"/>
        </w:rPr>
      </w:pPr>
      <w:r>
        <w:rPr>
          <w:color w:val="0A0A0A"/>
          <w:sz w:val="18"/>
          <w:szCs w:val="18"/>
        </w:rPr>
        <w:t>Se hace presente que toda información presentada que constituya una falsedad o fa</w:t>
      </w:r>
      <w:r>
        <w:rPr>
          <w:color w:val="0A0A0A"/>
          <w:sz w:val="18"/>
          <w:szCs w:val="18"/>
        </w:rPr>
        <w:t>lta de coincidencia podrá conllevar la no consideración de la oferta respectiva, de acuerdo a lo expuesto en las presentes bases.</w:t>
      </w:r>
    </w:p>
    <w:p w14:paraId="0000012F" w14:textId="77777777" w:rsidR="00400052" w:rsidRDefault="00400052">
      <w:pPr>
        <w:widowControl w:val="0"/>
        <w:spacing w:after="240" w:line="240" w:lineRule="auto"/>
        <w:ind w:left="360"/>
        <w:jc w:val="both"/>
        <w:rPr>
          <w:sz w:val="18"/>
          <w:szCs w:val="18"/>
        </w:rPr>
      </w:pPr>
    </w:p>
    <w:p w14:paraId="00000130" w14:textId="77777777" w:rsidR="00400052" w:rsidRDefault="00DE3B86">
      <w:pPr>
        <w:spacing w:line="240" w:lineRule="auto"/>
        <w:jc w:val="center"/>
      </w:pPr>
      <w:r>
        <w:t>__________________________________</w:t>
      </w:r>
    </w:p>
    <w:p w14:paraId="00000131" w14:textId="77777777" w:rsidR="00400052" w:rsidRDefault="00DE3B86">
      <w:pPr>
        <w:spacing w:line="240" w:lineRule="auto"/>
        <w:jc w:val="center"/>
      </w:pPr>
      <w:r>
        <w:t xml:space="preserve">Firma Participante o Representante Legal </w:t>
      </w:r>
    </w:p>
    <w:p w14:paraId="00000132" w14:textId="77777777" w:rsidR="00400052" w:rsidRDefault="00400052">
      <w:pPr>
        <w:spacing w:line="240" w:lineRule="auto"/>
        <w:jc w:val="both"/>
        <w:rPr>
          <w:sz w:val="18"/>
          <w:szCs w:val="18"/>
        </w:rPr>
      </w:pPr>
    </w:p>
    <w:p w14:paraId="00000133" w14:textId="77777777" w:rsidR="00400052" w:rsidRDefault="00DE3B86">
      <w:p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Este documento debe ser firmado por el represen</w:t>
      </w:r>
      <w:r>
        <w:rPr>
          <w:sz w:val="18"/>
          <w:szCs w:val="18"/>
        </w:rPr>
        <w:t xml:space="preserve">tante legal y después convertido a formato </w:t>
      </w:r>
      <w:proofErr w:type="spellStart"/>
      <w:r>
        <w:rPr>
          <w:sz w:val="18"/>
          <w:szCs w:val="18"/>
        </w:rPr>
        <w:t>pdf</w:t>
      </w:r>
      <w:proofErr w:type="spellEnd"/>
      <w:r>
        <w:rPr>
          <w:sz w:val="18"/>
          <w:szCs w:val="18"/>
        </w:rPr>
        <w:t xml:space="preserve"> u otro similar</w:t>
      </w:r>
    </w:p>
    <w:p w14:paraId="00000134" w14:textId="77777777" w:rsidR="00400052" w:rsidRDefault="00DE3B86">
      <w:pPr>
        <w:rPr>
          <w:sz w:val="18"/>
          <w:szCs w:val="18"/>
        </w:rPr>
      </w:pPr>
      <w:r>
        <w:br w:type="page"/>
      </w:r>
    </w:p>
    <w:tbl>
      <w:tblPr>
        <w:tblStyle w:val="a7"/>
        <w:tblW w:w="918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80"/>
      </w:tblGrid>
      <w:tr w:rsidR="00400052" w14:paraId="4A420EBB" w14:textId="77777777">
        <w:tc>
          <w:tcPr>
            <w:tcW w:w="9180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5" w14:textId="77777777" w:rsidR="00400052" w:rsidRDefault="00DE3B8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ANEXO PARA ACREDITAR</w:t>
            </w:r>
          </w:p>
          <w:p w14:paraId="00000136" w14:textId="77777777" w:rsidR="00400052" w:rsidRDefault="00DE3B8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EXPERIENCIA DEL RELATOR EN MATERIAS DE LA CAPACITACIÓN SOLICITADA O SIMILARES</w:t>
            </w:r>
          </w:p>
        </w:tc>
      </w:tr>
    </w:tbl>
    <w:p w14:paraId="00000137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138" w14:textId="77777777" w:rsidR="00400052" w:rsidRDefault="00DE3B86">
      <w:pPr>
        <w:spacing w:line="240" w:lineRule="auto"/>
        <w:jc w:val="center"/>
        <w:rPr>
          <w:b/>
          <w:bCs/>
        </w:rPr>
      </w:pPr>
      <w:r>
        <w:rPr>
          <w:b/>
          <w:bCs/>
        </w:rPr>
        <w:t>Compra Ágil</w:t>
      </w:r>
    </w:p>
    <w:p w14:paraId="00000139" w14:textId="77777777" w:rsidR="00400052" w:rsidRDefault="00DE3B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</w:rPr>
      </w:pPr>
      <w:r>
        <w:rPr>
          <w:b/>
          <w:bCs/>
          <w:color w:val="000000"/>
        </w:rPr>
        <w:t>“</w:t>
      </w:r>
      <w:r>
        <w:rPr>
          <w:b/>
          <w:bCs/>
        </w:rPr>
        <w:t>Auditoría Cloud</w:t>
      </w:r>
      <w:r>
        <w:rPr>
          <w:b/>
          <w:bCs/>
          <w:color w:val="000000"/>
        </w:rPr>
        <w:t>”</w:t>
      </w:r>
    </w:p>
    <w:p w14:paraId="0000013A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13B" w14:textId="77777777" w:rsidR="00400052" w:rsidRDefault="00DE3B86">
      <w:pPr>
        <w:spacing w:line="240" w:lineRule="auto"/>
      </w:pPr>
      <w:r>
        <w:t>Completar ficha por cada relator que conforme el equipo docente.</w:t>
      </w:r>
    </w:p>
    <w:tbl>
      <w:tblPr>
        <w:tblStyle w:val="a8"/>
        <w:tblW w:w="93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5"/>
        <w:gridCol w:w="6615"/>
      </w:tblGrid>
      <w:tr w:rsidR="00400052" w14:paraId="633BF3E6" w14:textId="77777777">
        <w:trPr>
          <w:trHeight w:val="360"/>
          <w:jc w:val="center"/>
        </w:trPr>
        <w:tc>
          <w:tcPr>
            <w:tcW w:w="9390" w:type="dxa"/>
            <w:gridSpan w:val="2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C" w14:textId="77777777" w:rsidR="00400052" w:rsidRDefault="00DE3B8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right="57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RELATOR</w:t>
            </w:r>
          </w:p>
        </w:tc>
      </w:tr>
      <w:tr w:rsidR="00400052" w14:paraId="0E08A1D7" w14:textId="77777777">
        <w:trPr>
          <w:jc w:val="center"/>
        </w:trPr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E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Nombre del relator</w:t>
            </w:r>
          </w:p>
        </w:tc>
        <w:tc>
          <w:tcPr>
            <w:tcW w:w="6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F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7C355C11" w14:textId="77777777">
        <w:trPr>
          <w:jc w:val="center"/>
        </w:trPr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0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Rut</w:t>
            </w:r>
          </w:p>
        </w:tc>
        <w:tc>
          <w:tcPr>
            <w:tcW w:w="6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1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2619E366" w14:textId="77777777">
        <w:trPr>
          <w:jc w:val="center"/>
        </w:trPr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2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Correo electrónico</w:t>
            </w:r>
          </w:p>
        </w:tc>
        <w:tc>
          <w:tcPr>
            <w:tcW w:w="6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3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4A359732" w14:textId="77777777">
        <w:trPr>
          <w:jc w:val="center"/>
        </w:trPr>
        <w:tc>
          <w:tcPr>
            <w:tcW w:w="2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4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Cargo </w:t>
            </w:r>
          </w:p>
        </w:tc>
        <w:tc>
          <w:tcPr>
            <w:tcW w:w="6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5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</w:tbl>
    <w:p w14:paraId="00000146" w14:textId="77777777" w:rsidR="00400052" w:rsidRDefault="00400052">
      <w:pPr>
        <w:spacing w:line="240" w:lineRule="auto"/>
        <w:jc w:val="center"/>
        <w:rPr>
          <w:b/>
          <w:bCs/>
        </w:rPr>
      </w:pPr>
    </w:p>
    <w:tbl>
      <w:tblPr>
        <w:tblStyle w:val="a9"/>
        <w:tblW w:w="939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600"/>
      </w:tblGrid>
      <w:tr w:rsidR="00400052" w14:paraId="04F63C86" w14:textId="77777777">
        <w:trPr>
          <w:trHeight w:val="420"/>
          <w:jc w:val="center"/>
        </w:trPr>
        <w:tc>
          <w:tcPr>
            <w:tcW w:w="9390" w:type="dxa"/>
            <w:gridSpan w:val="2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400052" w:rsidRDefault="00DE3B8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right="57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FORMACION PROFESIONAL</w:t>
            </w:r>
          </w:p>
        </w:tc>
      </w:tr>
      <w:tr w:rsidR="00400052" w14:paraId="757C8E9C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Profesión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4677DDC6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Institución académica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7F83CC5E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Año de titulación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7E443160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Grado académico (*)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19271A33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Otros estudios (*)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2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  <w:tr w:rsidR="00400052" w14:paraId="0C24E6C7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3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Certificación (**)</w:t>
            </w:r>
          </w:p>
        </w:tc>
        <w:tc>
          <w:tcPr>
            <w:tcW w:w="6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4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</w:p>
        </w:tc>
      </w:tr>
    </w:tbl>
    <w:p w14:paraId="00000155" w14:textId="77777777" w:rsidR="00400052" w:rsidRDefault="00400052">
      <w:pPr>
        <w:spacing w:line="240" w:lineRule="auto"/>
        <w:jc w:val="center"/>
        <w:rPr>
          <w:b/>
          <w:bCs/>
        </w:rPr>
      </w:pPr>
    </w:p>
    <w:tbl>
      <w:tblPr>
        <w:tblStyle w:val="aa"/>
        <w:tblW w:w="9968" w:type="dxa"/>
        <w:tblInd w:w="-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6"/>
        <w:gridCol w:w="1418"/>
        <w:gridCol w:w="1417"/>
        <w:gridCol w:w="709"/>
        <w:gridCol w:w="1134"/>
        <w:gridCol w:w="1276"/>
        <w:gridCol w:w="708"/>
        <w:gridCol w:w="1560"/>
      </w:tblGrid>
      <w:tr w:rsidR="00400052" w14:paraId="7EB6285F" w14:textId="77777777">
        <w:trPr>
          <w:trHeight w:val="719"/>
        </w:trPr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Nombre cliente/Institución que recibió el servicio</w:t>
            </w: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7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Nombre actividad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8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Objetivo general de la actividad</w:t>
            </w: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400052" w:rsidRDefault="00DE3B86">
            <w:pPr>
              <w:ind w:firstLine="57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Mes y Año ejecución</w:t>
            </w: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Cantidad de participantes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Modalidad</w:t>
            </w:r>
          </w:p>
          <w:p w14:paraId="0000015C" w14:textId="77777777" w:rsidR="00400052" w:rsidRDefault="00DE3B86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(presencial/remota)</w:t>
            </w: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proofErr w:type="spellStart"/>
            <w:r>
              <w:rPr>
                <w:b/>
                <w:bCs/>
                <w:sz w:val="14"/>
                <w:szCs w:val="14"/>
              </w:rPr>
              <w:t>N°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de horas</w:t>
            </w:r>
          </w:p>
        </w:tc>
        <w:tc>
          <w:tcPr>
            <w:tcW w:w="1560" w:type="dxa"/>
          </w:tcPr>
          <w:p w14:paraId="0000015E" w14:textId="77777777" w:rsidR="00400052" w:rsidRDefault="00DE3B86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Correo electrónico de contacto de cliente que recibió el servicio</w:t>
            </w:r>
          </w:p>
        </w:tc>
      </w:tr>
      <w:tr w:rsidR="00400052" w14:paraId="2D37BAAD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1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2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3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4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5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66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4E01438E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7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8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9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A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B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C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D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6E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21898E15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F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0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1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2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3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4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5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76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351C79E5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7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8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9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A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B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C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D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7E" w14:textId="77777777" w:rsidR="00400052" w:rsidRDefault="00400052">
            <w:pPr>
              <w:rPr>
                <w:sz w:val="14"/>
                <w:szCs w:val="14"/>
              </w:rPr>
            </w:pPr>
          </w:p>
        </w:tc>
      </w:tr>
      <w:tr w:rsidR="00400052" w14:paraId="207D1DDC" w14:textId="77777777">
        <w:tc>
          <w:tcPr>
            <w:tcW w:w="17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7F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0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1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2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3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4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85" w14:textId="77777777" w:rsidR="00400052" w:rsidRDefault="00400052">
            <w:pPr>
              <w:rPr>
                <w:sz w:val="14"/>
                <w:szCs w:val="14"/>
              </w:rPr>
            </w:pPr>
          </w:p>
        </w:tc>
        <w:tc>
          <w:tcPr>
            <w:tcW w:w="1560" w:type="dxa"/>
          </w:tcPr>
          <w:p w14:paraId="00000186" w14:textId="77777777" w:rsidR="00400052" w:rsidRDefault="00400052">
            <w:pPr>
              <w:rPr>
                <w:sz w:val="14"/>
                <w:szCs w:val="14"/>
              </w:rPr>
            </w:pPr>
          </w:p>
        </w:tc>
      </w:tr>
    </w:tbl>
    <w:p w14:paraId="00000187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188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189" w14:textId="77777777" w:rsidR="00400052" w:rsidRDefault="00400052">
      <w:pPr>
        <w:spacing w:line="240" w:lineRule="auto"/>
        <w:jc w:val="center"/>
        <w:rPr>
          <w:sz w:val="18"/>
          <w:szCs w:val="18"/>
        </w:rPr>
      </w:pPr>
    </w:p>
    <w:p w14:paraId="0000018A" w14:textId="77777777" w:rsidR="00400052" w:rsidRDefault="00DE3B86">
      <w:pPr>
        <w:spacing w:line="240" w:lineRule="auto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(*)</w:t>
      </w:r>
      <w:sdt>
        <w:sdtPr>
          <w:tag w:val="goog_rdk_16"/>
          <w:id w:val="-2093256759"/>
        </w:sdtPr>
        <w:sdtEndPr/>
        <w:sdtContent>
          <w:ins w:id="14" w:author="Nelson Mauricio Morales Aravena" w:date="2026-06-16T15:18:00Z">
            <w:r>
              <w:rPr>
                <w:b/>
                <w:bCs/>
                <w:sz w:val="18"/>
                <w:szCs w:val="18"/>
              </w:rPr>
              <w:t xml:space="preserve"> </w:t>
            </w:r>
          </w:ins>
        </w:sdtContent>
      </w:sdt>
      <w:r>
        <w:rPr>
          <w:b/>
          <w:bCs/>
          <w:sz w:val="18"/>
          <w:szCs w:val="18"/>
        </w:rPr>
        <w:t>Adjuntar el Certificado de Título Profesional y/o los Documentos necesarios para respaldar su declaración (PDF).</w:t>
      </w:r>
    </w:p>
    <w:p w14:paraId="0000018B" w14:textId="77777777" w:rsidR="00400052" w:rsidRDefault="00DE3B86">
      <w:pPr>
        <w:spacing w:line="240" w:lineRule="auto"/>
        <w:jc w:val="both"/>
        <w:rPr>
          <w:b/>
          <w:bCs/>
          <w:sz w:val="18"/>
          <w:szCs w:val="18"/>
        </w:rPr>
      </w:pPr>
      <w:bookmarkStart w:id="15" w:name="_heading=h.4pr0d82wq0nx" w:colFirst="0" w:colLast="0"/>
      <w:bookmarkEnd w:id="15"/>
      <w:r>
        <w:rPr>
          <w:b/>
          <w:bCs/>
          <w:sz w:val="18"/>
          <w:szCs w:val="18"/>
        </w:rPr>
        <w:t>(**) Adjuntar certificación correspondiente</w:t>
      </w:r>
    </w:p>
    <w:p w14:paraId="0000018C" w14:textId="77777777" w:rsidR="00400052" w:rsidRDefault="00400052">
      <w:pPr>
        <w:spacing w:line="240" w:lineRule="auto"/>
        <w:jc w:val="center"/>
        <w:rPr>
          <w:b/>
          <w:bCs/>
          <w:sz w:val="18"/>
          <w:szCs w:val="18"/>
        </w:rPr>
      </w:pPr>
    </w:p>
    <w:p w14:paraId="0000018D" w14:textId="77777777" w:rsidR="00400052" w:rsidRDefault="00DE3B86">
      <w:pPr>
        <w:widowControl w:val="0"/>
        <w:numPr>
          <w:ilvl w:val="0"/>
          <w:numId w:val="2"/>
        </w:numPr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Se adjuntará la cantidad de formatos que sean necesarios para entregar información clara de lo solicitado.</w:t>
      </w:r>
    </w:p>
    <w:p w14:paraId="0000018E" w14:textId="77777777" w:rsidR="00400052" w:rsidRDefault="00DE3B86">
      <w:pPr>
        <w:widowControl w:val="0"/>
        <w:numPr>
          <w:ilvl w:val="0"/>
          <w:numId w:val="2"/>
        </w:numPr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Se considerarán como experiencia, las actividades de capacitación realizadas en los últimos 5 años.</w:t>
      </w:r>
    </w:p>
    <w:p w14:paraId="0000018F" w14:textId="77777777" w:rsidR="00400052" w:rsidRDefault="00DE3B86">
      <w:pPr>
        <w:widowControl w:val="0"/>
        <w:numPr>
          <w:ilvl w:val="0"/>
          <w:numId w:val="2"/>
        </w:numPr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Se s</w:t>
      </w:r>
      <w:r>
        <w:rPr>
          <w:color w:val="0A0A0A"/>
          <w:sz w:val="18"/>
          <w:szCs w:val="18"/>
        </w:rPr>
        <w:t>olicita a los clientes usar solo este formato sin hacer modificaciones por constituir una herramienta que permita la evaluación de las ofertas en igualdad de condiciones.</w:t>
      </w:r>
    </w:p>
    <w:p w14:paraId="00000190" w14:textId="77777777" w:rsidR="00400052" w:rsidRDefault="00DE3B86">
      <w:pPr>
        <w:widowControl w:val="0"/>
        <w:numPr>
          <w:ilvl w:val="0"/>
          <w:numId w:val="2"/>
        </w:numPr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Este documento debe ser firmado por el representante legal o el oferente y después co</w:t>
      </w:r>
      <w:r>
        <w:rPr>
          <w:color w:val="0A0A0A"/>
          <w:sz w:val="18"/>
          <w:szCs w:val="18"/>
        </w:rPr>
        <w:t>nvertido a formato PDF o similar.</w:t>
      </w:r>
    </w:p>
    <w:p w14:paraId="00000191" w14:textId="77777777" w:rsidR="00400052" w:rsidRDefault="00DE3B86">
      <w:pPr>
        <w:widowControl w:val="0"/>
        <w:numPr>
          <w:ilvl w:val="0"/>
          <w:numId w:val="2"/>
        </w:numPr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Para efectos de proceder con la evaluación del criterio “Experiencia del relator”, se entenderá por actividades similares a aquellos cursos o talleres dictados por el relator en las materias de la capacitación solicitada</w:t>
      </w:r>
    </w:p>
    <w:p w14:paraId="00000192" w14:textId="77777777" w:rsidR="00400052" w:rsidRDefault="00DE3B86">
      <w:pPr>
        <w:widowControl w:val="0"/>
        <w:numPr>
          <w:ilvl w:val="0"/>
          <w:numId w:val="2"/>
        </w:numPr>
        <w:spacing w:line="240" w:lineRule="auto"/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T</w:t>
      </w:r>
      <w:r>
        <w:rPr>
          <w:color w:val="0A0A0A"/>
          <w:sz w:val="18"/>
          <w:szCs w:val="18"/>
        </w:rPr>
        <w:t>GR se reserva el derecho de verificar la información entregada por el oferente.</w:t>
      </w:r>
    </w:p>
    <w:p w14:paraId="00000193" w14:textId="77777777" w:rsidR="00400052" w:rsidRDefault="00DE3B86">
      <w:pPr>
        <w:widowControl w:val="0"/>
        <w:numPr>
          <w:ilvl w:val="0"/>
          <w:numId w:val="2"/>
        </w:numPr>
        <w:spacing w:after="240" w:line="240" w:lineRule="auto"/>
        <w:jc w:val="both"/>
        <w:rPr>
          <w:color w:val="0A0A0A"/>
          <w:sz w:val="18"/>
          <w:szCs w:val="18"/>
        </w:rPr>
      </w:pPr>
      <w:r>
        <w:rPr>
          <w:color w:val="0A0A0A"/>
          <w:sz w:val="18"/>
          <w:szCs w:val="18"/>
        </w:rPr>
        <w:t>Se hace presente que toda información presentada que constituya una falsedad o falta de coincidencia podrá conllevar la no consideración de la oferta respectiva, de acuerdo a l</w:t>
      </w:r>
      <w:r>
        <w:rPr>
          <w:color w:val="0A0A0A"/>
          <w:sz w:val="18"/>
          <w:szCs w:val="18"/>
        </w:rPr>
        <w:t>o expuesto en las presentes bases.</w:t>
      </w:r>
    </w:p>
    <w:p w14:paraId="00000194" w14:textId="77777777" w:rsidR="00400052" w:rsidRDefault="00DE3B86">
      <w:pPr>
        <w:rPr>
          <w:color w:val="0A0A0A"/>
          <w:sz w:val="18"/>
          <w:szCs w:val="18"/>
        </w:rPr>
      </w:pPr>
      <w:r>
        <w:br w:type="page"/>
      </w:r>
    </w:p>
    <w:p w14:paraId="00000195" w14:textId="77777777" w:rsidR="00400052" w:rsidRDefault="00400052">
      <w:pPr>
        <w:rPr>
          <w:color w:val="0A0A0A"/>
          <w:sz w:val="18"/>
          <w:szCs w:val="18"/>
        </w:rPr>
      </w:pPr>
    </w:p>
    <w:tbl>
      <w:tblPr>
        <w:tblStyle w:val="ab"/>
        <w:tblW w:w="9029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400052" w14:paraId="7AEF4853" w14:textId="77777777">
        <w:tc>
          <w:tcPr>
            <w:tcW w:w="9029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96" w14:textId="77777777" w:rsidR="00400052" w:rsidRDefault="00DE3B8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ANEXO </w:t>
            </w:r>
          </w:p>
          <w:p w14:paraId="00000197" w14:textId="77777777" w:rsidR="00400052" w:rsidRDefault="00DE3B86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PROGRAMA DE CAPACITACIÓN PARA LOS CONTENIDOS SOLICITADOS</w:t>
            </w:r>
          </w:p>
        </w:tc>
      </w:tr>
    </w:tbl>
    <w:p w14:paraId="00000198" w14:textId="77777777" w:rsidR="00400052" w:rsidRDefault="00400052">
      <w:pPr>
        <w:spacing w:line="240" w:lineRule="auto"/>
        <w:jc w:val="center"/>
        <w:rPr>
          <w:b/>
          <w:bCs/>
        </w:rPr>
      </w:pPr>
    </w:p>
    <w:p w14:paraId="00000199" w14:textId="77777777" w:rsidR="00400052" w:rsidRDefault="00DE3B86">
      <w:pPr>
        <w:spacing w:line="240" w:lineRule="auto"/>
        <w:jc w:val="center"/>
        <w:rPr>
          <w:b/>
          <w:bCs/>
        </w:rPr>
      </w:pPr>
      <w:r>
        <w:rPr>
          <w:b/>
          <w:bCs/>
        </w:rPr>
        <w:t>Compra Ágil</w:t>
      </w:r>
    </w:p>
    <w:p w14:paraId="0000019A" w14:textId="77777777" w:rsidR="00400052" w:rsidRDefault="00DE3B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</w:rPr>
      </w:pPr>
      <w:r>
        <w:rPr>
          <w:b/>
          <w:bCs/>
          <w:color w:val="000000"/>
        </w:rPr>
        <w:t>“</w:t>
      </w:r>
      <w:r>
        <w:rPr>
          <w:b/>
          <w:bCs/>
        </w:rPr>
        <w:t>Auditoría Cloud</w:t>
      </w:r>
      <w:r>
        <w:rPr>
          <w:b/>
          <w:bCs/>
          <w:color w:val="000000"/>
        </w:rPr>
        <w:t>”</w:t>
      </w:r>
    </w:p>
    <w:p w14:paraId="0000019B" w14:textId="77777777" w:rsidR="00400052" w:rsidRDefault="004000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</w:rPr>
      </w:pPr>
    </w:p>
    <w:tbl>
      <w:tblPr>
        <w:tblStyle w:val="ac"/>
        <w:tblW w:w="933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330"/>
      </w:tblGrid>
      <w:tr w:rsidR="00400052" w14:paraId="48B69C53" w14:textId="77777777">
        <w:trPr>
          <w:trHeight w:val="288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9C" w14:textId="77777777" w:rsidR="00400052" w:rsidRDefault="00DE3B86">
            <w:pPr>
              <w:ind w:left="107"/>
            </w:pPr>
            <w:r>
              <w:rPr>
                <w:b/>
                <w:bCs/>
              </w:rPr>
              <w:t>NOMBRE - RAZÓN SOCIAL PROPONENTE:</w:t>
            </w:r>
          </w:p>
        </w:tc>
      </w:tr>
      <w:tr w:rsidR="00400052" w14:paraId="209805E1" w14:textId="77777777">
        <w:trPr>
          <w:trHeight w:val="290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9D" w14:textId="77777777" w:rsidR="00400052" w:rsidRDefault="00DE3B86">
            <w:pPr>
              <w:ind w:left="107"/>
            </w:pPr>
            <w:r>
              <w:rPr>
                <w:b/>
                <w:bCs/>
              </w:rPr>
              <w:t>RUT:</w:t>
            </w:r>
          </w:p>
        </w:tc>
      </w:tr>
      <w:tr w:rsidR="00400052" w14:paraId="03264788" w14:textId="77777777">
        <w:trPr>
          <w:trHeight w:val="335"/>
        </w:trPr>
        <w:tc>
          <w:tcPr>
            <w:tcW w:w="9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19E" w14:textId="77777777" w:rsidR="00400052" w:rsidRDefault="00DE3B86">
            <w:pPr>
              <w:ind w:left="107"/>
            </w:pPr>
            <w:r>
              <w:rPr>
                <w:b/>
                <w:bCs/>
              </w:rPr>
              <w:t>REPRESENTANTE LEGAL:</w:t>
            </w:r>
          </w:p>
        </w:tc>
      </w:tr>
    </w:tbl>
    <w:p w14:paraId="0000019F" w14:textId="77777777" w:rsidR="00400052" w:rsidRDefault="00400052"/>
    <w:p w14:paraId="000001A0" w14:textId="77777777" w:rsidR="00400052" w:rsidRDefault="00DE3B86">
      <w:pPr>
        <w:spacing w:line="240" w:lineRule="auto"/>
        <w:jc w:val="both"/>
      </w:pPr>
      <w:r>
        <w:t>El proveedor debe ingresar el Programa de Capacitación (</w:t>
      </w:r>
      <w:proofErr w:type="spellStart"/>
      <w:sdt>
        <w:sdtPr>
          <w:tag w:val="goog_rdk_17"/>
          <w:id w:val="-1886941643"/>
        </w:sdtPr>
        <w:sdtEndPr/>
        <w:sdtContent>
          <w:sdt>
            <w:sdtPr>
              <w:tag w:val="goog_rdk_18"/>
              <w:id w:val="-1553196327"/>
            </w:sdtPr>
            <w:sdtEndPr/>
            <w:sdtContent>
              <w:ins w:id="16" w:author="Nelson Mauricio Morales Aravena" w:date="2026-06-16T15:18:00Z">
                <w:r>
                  <w:t>guión</w:t>
                </w:r>
              </w:ins>
              <w:proofErr w:type="spellEnd"/>
            </w:sdtContent>
          </w:sdt>
        </w:sdtContent>
      </w:sdt>
      <w:sdt>
        <w:sdtPr>
          <w:tag w:val="goog_rdk_19"/>
          <w:id w:val="1132342547"/>
        </w:sdtPr>
        <w:sdtEndPr/>
        <w:sdtContent>
          <w:sdt>
            <w:sdtPr>
              <w:tag w:val="goog_rdk_20"/>
              <w:id w:val="-38581456"/>
            </w:sdtPr>
            <w:sdtEndPr/>
            <w:sdtContent>
              <w:del w:id="17" w:author="Nelson Mauricio Morales Aravena" w:date="2026-06-16T15:18:00Z">
                <w:r>
                  <w:delText>guion</w:delText>
                </w:r>
              </w:del>
            </w:sdtContent>
          </w:sdt>
        </w:sdtContent>
      </w:sdt>
      <w:r>
        <w:t xml:space="preserve"> metodológico) según siguiente formato, detallando claramente: los módulos a incorporar en el programa de capacitación, los objetivos de aprendizaje de cada uno de los módulos y las materias o contenidos que serán parte de la capacitación</w:t>
      </w:r>
      <w:r>
        <w:t>, a la vez, informar la metodología de aprendizaje utilizada durante la actividad y la duración de cada módulo. Se podrán realizar modificaciones al Programa de Capacitación agregando, modificando o quitando contenidos según coordinación inicial del curso.</w:t>
      </w:r>
      <w:r>
        <w:t xml:space="preserve"> La metodología debe incluir actividades lúdicas que refuercen los conocimientos adquiridos. Al menos debe incluir una actividad lúdica en cada una de las sesiones.</w:t>
      </w:r>
    </w:p>
    <w:p w14:paraId="000001A1" w14:textId="77777777" w:rsidR="00400052" w:rsidRDefault="00400052">
      <w:pPr>
        <w:spacing w:line="240" w:lineRule="auto"/>
        <w:jc w:val="both"/>
      </w:pPr>
    </w:p>
    <w:tbl>
      <w:tblPr>
        <w:tblStyle w:val="ad"/>
        <w:tblW w:w="987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350"/>
        <w:gridCol w:w="1395"/>
        <w:gridCol w:w="1455"/>
        <w:gridCol w:w="1455"/>
        <w:gridCol w:w="1215"/>
        <w:gridCol w:w="1650"/>
      </w:tblGrid>
      <w:tr w:rsidR="00400052" w14:paraId="6E92E81F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2" w14:textId="77777777" w:rsidR="00400052" w:rsidRDefault="00DE3B8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Nombre del módulo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3" w14:textId="77777777" w:rsidR="00400052" w:rsidRDefault="00DE3B8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Objetivo de aprendizaje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4" w14:textId="77777777" w:rsidR="00400052" w:rsidRDefault="00DE3B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Contenidos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5" w14:textId="77777777" w:rsidR="00400052" w:rsidRDefault="00DE3B8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 metodología aprendizaje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6" w14:textId="77777777" w:rsidR="00400052" w:rsidRDefault="00DE3B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</w:t>
            </w:r>
            <w:r>
              <w:rPr>
                <w:b/>
                <w:bCs/>
                <w:sz w:val="18"/>
                <w:szCs w:val="18"/>
              </w:rPr>
              <w:t xml:space="preserve">escripción actividad(es) lúdicas a utilizar 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7" w14:textId="77777777" w:rsidR="00400052" w:rsidRDefault="00DE3B86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Materiales y recursos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8" w14:textId="77777777" w:rsidR="00400052" w:rsidRDefault="00DE3B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Cantidad de horas (Cronológicas)</w:t>
            </w:r>
          </w:p>
        </w:tc>
      </w:tr>
      <w:tr w:rsidR="00400052" w14:paraId="14DFE48E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9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A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B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C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D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E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AF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00052" w14:paraId="6C4FC65E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0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1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2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3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4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5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6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00052" w14:paraId="4B79F97C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7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8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9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A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B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C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D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00052" w14:paraId="2164F545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E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BF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0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1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2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3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4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00001C5" w14:textId="77777777" w:rsidR="00400052" w:rsidRDefault="00400052">
      <w:pPr>
        <w:spacing w:line="240" w:lineRule="auto"/>
        <w:jc w:val="both"/>
      </w:pPr>
    </w:p>
    <w:tbl>
      <w:tblPr>
        <w:tblStyle w:val="ae"/>
        <w:tblW w:w="9840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65"/>
        <w:gridCol w:w="6975"/>
      </w:tblGrid>
      <w:tr w:rsidR="00400052" w14:paraId="39222F22" w14:textId="77777777">
        <w:trPr>
          <w:trHeight w:val="744"/>
        </w:trPr>
        <w:tc>
          <w:tcPr>
            <w:tcW w:w="2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6" w14:textId="77777777" w:rsidR="00400052" w:rsidRDefault="00DE3B8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Otra información que el oferente desee incluir</w:t>
            </w:r>
          </w:p>
        </w:tc>
        <w:tc>
          <w:tcPr>
            <w:tcW w:w="6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C7" w14:textId="77777777" w:rsidR="00400052" w:rsidRDefault="0040005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00001C8" w14:textId="77777777" w:rsidR="00400052" w:rsidRDefault="00400052">
      <w:pPr>
        <w:spacing w:line="240" w:lineRule="auto"/>
        <w:jc w:val="both"/>
      </w:pPr>
    </w:p>
    <w:p w14:paraId="000001C9" w14:textId="77777777" w:rsidR="00400052" w:rsidRDefault="00400052">
      <w:pPr>
        <w:spacing w:line="240" w:lineRule="auto"/>
      </w:pPr>
    </w:p>
    <w:p w14:paraId="000001CA" w14:textId="77777777" w:rsidR="00400052" w:rsidRDefault="00400052">
      <w:pPr>
        <w:spacing w:line="240" w:lineRule="auto"/>
      </w:pPr>
    </w:p>
    <w:p w14:paraId="000001CB" w14:textId="77777777" w:rsidR="00400052" w:rsidRDefault="00DE3B86">
      <w:pPr>
        <w:spacing w:line="240" w:lineRule="auto"/>
        <w:jc w:val="center"/>
      </w:pPr>
      <w:r>
        <w:t>___________________________________</w:t>
      </w:r>
    </w:p>
    <w:p w14:paraId="000001CC" w14:textId="77777777" w:rsidR="00400052" w:rsidRDefault="00DE3B86">
      <w:pPr>
        <w:spacing w:line="240" w:lineRule="auto"/>
        <w:jc w:val="center"/>
      </w:pPr>
      <w:r>
        <w:t xml:space="preserve">Firma Participante o Representante Legal </w:t>
      </w:r>
    </w:p>
    <w:p w14:paraId="000001CD" w14:textId="77777777" w:rsidR="00400052" w:rsidRDefault="00400052">
      <w:pPr>
        <w:spacing w:line="240" w:lineRule="auto"/>
        <w:jc w:val="both"/>
      </w:pPr>
    </w:p>
    <w:p w14:paraId="000001CE" w14:textId="77777777" w:rsidR="00400052" w:rsidRDefault="00DE3B86">
      <w:r>
        <w:rPr>
          <w:sz w:val="20"/>
          <w:szCs w:val="20"/>
        </w:rPr>
        <w:t xml:space="preserve">Este documento debe ser firmado por el representante legal y después convertido a formato </w:t>
      </w:r>
      <w:proofErr w:type="spellStart"/>
      <w:r>
        <w:rPr>
          <w:sz w:val="20"/>
          <w:szCs w:val="20"/>
        </w:rPr>
        <w:t>pdf</w:t>
      </w:r>
      <w:proofErr w:type="spellEnd"/>
      <w:r>
        <w:rPr>
          <w:sz w:val="20"/>
          <w:szCs w:val="20"/>
        </w:rPr>
        <w:t xml:space="preserve"> u otro similar.</w:t>
      </w:r>
    </w:p>
    <w:sectPr w:rsidR="00400052">
      <w:pgSz w:w="12240" w:h="15840"/>
      <w:pgMar w:top="1417" w:right="1701" w:bottom="1417" w:left="1701" w:header="283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4A0F99" w14:textId="77777777" w:rsidR="00DE3B86" w:rsidRDefault="00DE3B86">
      <w:pPr>
        <w:spacing w:line="240" w:lineRule="auto"/>
      </w:pPr>
      <w:r>
        <w:separator/>
      </w:r>
    </w:p>
  </w:endnote>
  <w:endnote w:type="continuationSeparator" w:id="0">
    <w:p w14:paraId="7BFF5F85" w14:textId="77777777" w:rsidR="00DE3B86" w:rsidRDefault="00DE3B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73C1D73-8F86-4A8F-B4FC-23BAB3EAD9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9EE6E648-404E-44F7-856F-9247854977D8}"/>
    <w:embedBold r:id="rId3" w:fontKey="{0E52E66B-BDBE-470A-B9CE-B3185C73775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428B7291-711B-42C5-8717-7B9D842CD3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26F4B95-10D0-4CD4-8FD9-B4C6144B8A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8DC143-8E03-4A70-A0C0-374F55D7A3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1D1" w14:textId="0C3EA231" w:rsidR="00400052" w:rsidRDefault="00DE3B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64470">
      <w:rPr>
        <w:color w:val="000000"/>
      </w:rPr>
      <w:fldChar w:fldCharType="separate"/>
    </w:r>
    <w:r w:rsidR="00764470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1D2" w14:textId="03144475" w:rsidR="00400052" w:rsidRDefault="00DE3B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764470">
      <w:rPr>
        <w:color w:val="000000"/>
      </w:rPr>
      <w:fldChar w:fldCharType="separate"/>
    </w:r>
    <w:r w:rsidR="00764470">
      <w:rPr>
        <w:noProof/>
        <w:color w:val="000000"/>
      </w:rPr>
      <w:t>1</w:t>
    </w:r>
    <w:r>
      <w:rPr>
        <w:color w:val="000000"/>
      </w:rPr>
      <w:fldChar w:fldCharType="end"/>
    </w:r>
  </w:p>
  <w:p w14:paraId="000001D3" w14:textId="77777777" w:rsidR="00400052" w:rsidRDefault="0040005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73A8A7" w14:textId="77777777" w:rsidR="00DE3B86" w:rsidRDefault="00DE3B86">
      <w:pPr>
        <w:spacing w:line="240" w:lineRule="auto"/>
      </w:pPr>
      <w:r>
        <w:separator/>
      </w:r>
    </w:p>
  </w:footnote>
  <w:footnote w:type="continuationSeparator" w:id="0">
    <w:p w14:paraId="32F457B0" w14:textId="77777777" w:rsidR="00DE3B86" w:rsidRDefault="00DE3B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1CF" w14:textId="77777777" w:rsidR="00400052" w:rsidRDefault="00DE3B86">
    <w:pPr>
      <w:tabs>
        <w:tab w:val="center" w:pos="4252"/>
        <w:tab w:val="right" w:pos="8504"/>
      </w:tabs>
      <w:spacing w:line="240" w:lineRule="auto"/>
      <w:rPr>
        <w:rFonts w:ascii="Bookman Old Style" w:eastAsia="Bookman Old Style" w:hAnsi="Bookman Old Style" w:cs="Bookman Old Style"/>
      </w:rPr>
    </w:pPr>
    <w:r>
      <w:rPr>
        <w:rFonts w:ascii="Times New Roman" w:eastAsia="Times New Roman" w:hAnsi="Times New Roman" w:cs="Times New Roman"/>
        <w:noProof/>
        <w:sz w:val="24"/>
        <w:szCs w:val="24"/>
      </w:rPr>
      <w:drawing>
        <wp:inline distT="0" distB="0" distL="114300" distR="114300" wp14:anchorId="522E076D" wp14:editId="4ADFAF7F">
          <wp:extent cx="726144" cy="481013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6144" cy="48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1D0" w14:textId="77777777" w:rsidR="00400052" w:rsidRDefault="00400052">
    <w:pPr>
      <w:tabs>
        <w:tab w:val="center" w:pos="4252"/>
        <w:tab w:val="right" w:pos="8504"/>
      </w:tabs>
      <w:spacing w:line="240" w:lineRule="auto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F3420"/>
    <w:multiLevelType w:val="multilevel"/>
    <w:tmpl w:val="EB1C55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8081D"/>
    <w:multiLevelType w:val="multilevel"/>
    <w:tmpl w:val="C9CAE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6F1051"/>
    <w:multiLevelType w:val="multilevel"/>
    <w:tmpl w:val="6AA6E9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DD57E2"/>
    <w:multiLevelType w:val="multilevel"/>
    <w:tmpl w:val="77383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1B1EBA"/>
    <w:multiLevelType w:val="multilevel"/>
    <w:tmpl w:val="15443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444421"/>
    <w:multiLevelType w:val="multilevel"/>
    <w:tmpl w:val="F3FA6E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5DD0C4C"/>
    <w:multiLevelType w:val="multilevel"/>
    <w:tmpl w:val="BF3E4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68286A"/>
    <w:multiLevelType w:val="multilevel"/>
    <w:tmpl w:val="6F0A5AA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600278F"/>
    <w:multiLevelType w:val="multilevel"/>
    <w:tmpl w:val="B5669DFE"/>
    <w:lvl w:ilvl="0">
      <w:start w:val="1"/>
      <w:numFmt w:val="decimal"/>
      <w:lvlText w:val="%1."/>
      <w:lvlJc w:val="left"/>
      <w:pPr>
        <w:ind w:left="0" w:hanging="283"/>
      </w:pPr>
      <w:rPr>
        <w:rFonts w:ascii="Arial" w:eastAsia="Arial" w:hAnsi="Arial" w:cs="Arial"/>
        <w:b/>
        <w:bCs/>
        <w:color w:val="00000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upperRoman"/>
      <w:lvlText w:val="%3."/>
      <w:lvlJc w:val="right"/>
      <w:pPr>
        <w:ind w:left="2160" w:hanging="360"/>
      </w:pPr>
      <w:rPr>
        <w:rFonts w:ascii="Arial" w:eastAsia="Arial" w:hAnsi="Arial" w:cs="Arial"/>
        <w:b/>
        <w:bCs/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Arial" w:eastAsia="Arial" w:hAnsi="Arial" w:cs="Arial"/>
        <w:b w:val="0"/>
        <w:bCs w:val="0"/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b w:val="0"/>
        <w:bCs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/>
        <w:bCs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3C41BA4"/>
    <w:multiLevelType w:val="multilevel"/>
    <w:tmpl w:val="5350924E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79E676E"/>
    <w:multiLevelType w:val="multilevel"/>
    <w:tmpl w:val="68983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0"/>
  </w:num>
  <w:num w:numId="5">
    <w:abstractNumId w:val="7"/>
  </w:num>
  <w:num w:numId="6">
    <w:abstractNumId w:val="3"/>
  </w:num>
  <w:num w:numId="7">
    <w:abstractNumId w:val="8"/>
  </w:num>
  <w:num w:numId="8">
    <w:abstractNumId w:val="9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052"/>
    <w:rsid w:val="003E4D7A"/>
    <w:rsid w:val="00400052"/>
    <w:rsid w:val="00764470"/>
    <w:rsid w:val="007D275A"/>
    <w:rsid w:val="00921ADA"/>
    <w:rsid w:val="00B237B0"/>
    <w:rsid w:val="00DE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0CA14"/>
  <w15:docId w15:val="{5E0E40D0-2964-4373-96D7-BA9785F9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before="40" w:after="40" w:line="240" w:lineRule="auto"/>
      <w:ind w:left="57" w:right="57"/>
      <w:jc w:val="both"/>
    </w:pPr>
    <w:rPr>
      <w:rFonts w:ascii="Bookman Old Style" w:eastAsia="Bookman Old Style" w:hAnsi="Bookman Old Style" w:cs="Bookman Old Style"/>
      <w:color w:val="000000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FFFFF"/>
    </w:tc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1AD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A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GUjxnIfztHZnbuQvHCMhPNINWQ==">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2602</Words>
  <Characters>14317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Quezada Salgado, Sandra</dc:creator>
  <cp:lastModifiedBy>Quezada Salgado, Sandra</cp:lastModifiedBy>
  <cp:revision>2</cp:revision>
  <dcterms:created xsi:type="dcterms:W3CDTF">2026-06-25T20:06:00Z</dcterms:created>
  <dcterms:modified xsi:type="dcterms:W3CDTF">2026-06-25T20:06:00Z</dcterms:modified>
</cp:coreProperties>
</file>