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94F6" w14:textId="77777777" w:rsidR="00757C9E" w:rsidRPr="00A81886" w:rsidRDefault="00317916">
      <w:pPr>
        <w:spacing w:after="242" w:line="257" w:lineRule="auto"/>
        <w:ind w:left="39" w:right="26" w:hanging="10"/>
        <w:jc w:val="center"/>
        <w:rPr>
          <w:szCs w:val="22"/>
        </w:rPr>
      </w:pPr>
      <w:r w:rsidRPr="00A81886">
        <w:rPr>
          <w:rFonts w:eastAsia="Century Gothic"/>
          <w:b/>
          <w:szCs w:val="22"/>
        </w:rPr>
        <w:t xml:space="preserve">TÉRMINOS DE REFERENCIA </w:t>
      </w:r>
    </w:p>
    <w:p w14:paraId="5E9249DF" w14:textId="77777777" w:rsidR="001A66A2" w:rsidRPr="001A66A2" w:rsidRDefault="001A66A2" w:rsidP="001A66A2">
      <w:pPr>
        <w:pStyle w:val="Ttulo1"/>
        <w:tabs>
          <w:tab w:val="center" w:pos="2007"/>
        </w:tabs>
        <w:spacing w:after="4" w:line="269" w:lineRule="auto"/>
        <w:ind w:left="-5"/>
        <w:rPr>
          <w:szCs w:val="22"/>
        </w:rPr>
      </w:pPr>
    </w:p>
    <w:p w14:paraId="7EE817FD" w14:textId="0137C6DB" w:rsidR="00A842CD" w:rsidRPr="00A842CD" w:rsidRDefault="001A66A2" w:rsidP="00A842CD">
      <w:pPr>
        <w:pStyle w:val="Ttulo1"/>
        <w:tabs>
          <w:tab w:val="center" w:pos="2007"/>
        </w:tabs>
        <w:spacing w:after="4" w:line="269" w:lineRule="auto"/>
        <w:ind w:left="-5" w:firstLine="0"/>
        <w:jc w:val="center"/>
        <w:rPr>
          <w:rFonts w:ascii="Calibri" w:hAnsi="Calibri" w:cs="Calibri"/>
          <w:bCs/>
          <w:sz w:val="22"/>
          <w:szCs w:val="22"/>
        </w:rPr>
      </w:pPr>
      <w:r w:rsidRPr="001A66A2">
        <w:rPr>
          <w:rFonts w:ascii="Calibri" w:hAnsi="Calibri" w:cs="Calibri"/>
          <w:bCs/>
          <w:sz w:val="22"/>
          <w:szCs w:val="22"/>
        </w:rPr>
        <w:t xml:space="preserve"> </w:t>
      </w:r>
      <w:r w:rsidRPr="00392C3B">
        <w:rPr>
          <w:rFonts w:ascii="Calibri" w:hAnsi="Calibri" w:cs="Calibri"/>
          <w:bCs/>
          <w:sz w:val="22"/>
          <w:szCs w:val="22"/>
        </w:rPr>
        <w:t>ADQUISICIÓN DE TEXTOS DE ENSEÑANZA</w:t>
      </w:r>
    </w:p>
    <w:p w14:paraId="2F82959E" w14:textId="77777777" w:rsidR="001A66A2" w:rsidRDefault="001A66A2" w:rsidP="001A66A2">
      <w:pPr>
        <w:pStyle w:val="Ttulo1"/>
        <w:tabs>
          <w:tab w:val="center" w:pos="2007"/>
        </w:tabs>
        <w:spacing w:after="4" w:line="269" w:lineRule="auto"/>
        <w:ind w:left="-5" w:firstLine="0"/>
        <w:rPr>
          <w:rFonts w:ascii="Calibri" w:hAnsi="Calibri" w:cs="Calibri"/>
          <w:bCs/>
          <w:sz w:val="22"/>
          <w:szCs w:val="22"/>
        </w:rPr>
      </w:pPr>
    </w:p>
    <w:p w14:paraId="4DAE806D" w14:textId="7EE843EB" w:rsidR="00757C9E" w:rsidRPr="00A81886" w:rsidRDefault="00317916" w:rsidP="001A66A2">
      <w:pPr>
        <w:pStyle w:val="Ttulo1"/>
        <w:tabs>
          <w:tab w:val="center" w:pos="2007"/>
        </w:tabs>
        <w:spacing w:after="4" w:line="269" w:lineRule="auto"/>
        <w:ind w:left="-5" w:firstLine="0"/>
        <w:rPr>
          <w:rFonts w:ascii="Calibri" w:hAnsi="Calibri" w:cs="Calibri"/>
          <w:sz w:val="22"/>
          <w:szCs w:val="22"/>
        </w:rPr>
      </w:pPr>
      <w:r w:rsidRPr="00A81886">
        <w:rPr>
          <w:rFonts w:ascii="Calibri" w:hAnsi="Calibri" w:cs="Calibri"/>
          <w:sz w:val="22"/>
          <w:szCs w:val="22"/>
        </w:rPr>
        <w:t>1.</w:t>
      </w:r>
      <w:r w:rsidRPr="00A81886">
        <w:rPr>
          <w:rFonts w:ascii="Calibri" w:eastAsia="Arial" w:hAnsi="Calibri" w:cs="Calibri"/>
          <w:sz w:val="22"/>
          <w:szCs w:val="22"/>
        </w:rPr>
        <w:t xml:space="preserve"> </w:t>
      </w:r>
      <w:r w:rsidRPr="00A81886">
        <w:rPr>
          <w:rFonts w:ascii="Calibri" w:eastAsia="Arial" w:hAnsi="Calibri" w:cs="Calibri"/>
          <w:sz w:val="22"/>
          <w:szCs w:val="22"/>
        </w:rPr>
        <w:tab/>
      </w:r>
      <w:r w:rsidRPr="00A81886">
        <w:rPr>
          <w:rFonts w:ascii="Calibri" w:hAnsi="Calibri" w:cs="Calibri"/>
          <w:sz w:val="22"/>
          <w:szCs w:val="22"/>
        </w:rPr>
        <w:t xml:space="preserve">ANTECEDENTES GENERALES </w:t>
      </w:r>
    </w:p>
    <w:p w14:paraId="3A81A7A5" w14:textId="77777777" w:rsidR="00757C9E" w:rsidRPr="00A81886" w:rsidRDefault="00317916">
      <w:pPr>
        <w:spacing w:after="0"/>
        <w:ind w:left="10"/>
        <w:rPr>
          <w:szCs w:val="22"/>
        </w:rPr>
      </w:pPr>
      <w:r w:rsidRPr="00A81886">
        <w:rPr>
          <w:rFonts w:eastAsia="Century Gothic"/>
          <w:szCs w:val="22"/>
        </w:rPr>
        <w:t xml:space="preserve"> </w:t>
      </w:r>
    </w:p>
    <w:p w14:paraId="1B093AD0" w14:textId="13DB0F6B" w:rsidR="00757C9E" w:rsidRPr="00A81886" w:rsidRDefault="00317916">
      <w:pPr>
        <w:spacing w:after="1" w:line="233" w:lineRule="auto"/>
        <w:ind w:left="5" w:hanging="10"/>
        <w:jc w:val="both"/>
        <w:rPr>
          <w:szCs w:val="22"/>
        </w:rPr>
      </w:pPr>
      <w:r w:rsidRPr="00A81886">
        <w:rPr>
          <w:rFonts w:eastAsia="Century Gothic"/>
          <w:szCs w:val="22"/>
        </w:rPr>
        <w:t xml:space="preserve">El Servicio Local de Educación Pública de Los Libertadores, en adelante Servicio Local, requiere </w:t>
      </w:r>
      <w:r w:rsidRPr="00392C3B">
        <w:rPr>
          <w:rFonts w:eastAsia="Century Gothic"/>
          <w:szCs w:val="22"/>
        </w:rPr>
        <w:t xml:space="preserve">la </w:t>
      </w:r>
      <w:r w:rsidR="005D6882" w:rsidRPr="00392C3B">
        <w:rPr>
          <w:rFonts w:eastAsia="Century Gothic"/>
          <w:b/>
          <w:bCs/>
          <w:szCs w:val="22"/>
        </w:rPr>
        <w:t>ADQUISICIÓN DE TEXTOS DE ENSEÑANZA</w:t>
      </w:r>
      <w:r w:rsidR="002B18F0">
        <w:rPr>
          <w:rFonts w:eastAsia="Century Gothic"/>
          <w:b/>
          <w:bCs/>
          <w:szCs w:val="22"/>
        </w:rPr>
        <w:t xml:space="preserve"> </w:t>
      </w:r>
      <w:r w:rsidR="000E2F71">
        <w:rPr>
          <w:rFonts w:eastAsia="Century Gothic"/>
          <w:b/>
          <w:bCs/>
          <w:szCs w:val="22"/>
        </w:rPr>
        <w:t xml:space="preserve">PARA EL </w:t>
      </w:r>
      <w:r w:rsidR="000E2F71" w:rsidRPr="000E2F71">
        <w:rPr>
          <w:rFonts w:eastAsia="Century Gothic"/>
          <w:b/>
          <w:bCs/>
          <w:szCs w:val="22"/>
        </w:rPr>
        <w:t>LICEO POETA FEDERICO GARCIA LORCA</w:t>
      </w:r>
      <w:r w:rsidRPr="00392C3B">
        <w:rPr>
          <w:rFonts w:eastAsia="Century Gothic"/>
          <w:b/>
          <w:szCs w:val="22"/>
        </w:rPr>
        <w:t xml:space="preserve">, </w:t>
      </w:r>
      <w:r w:rsidRPr="00392C3B">
        <w:rPr>
          <w:rFonts w:eastAsia="Century Gothic"/>
          <w:szCs w:val="22"/>
        </w:rPr>
        <w:t>según el pliego de condiciones, comprendido en los presentes términos de referencia.</w:t>
      </w:r>
      <w:r w:rsidRPr="00A81886">
        <w:rPr>
          <w:rFonts w:eastAsia="Century Gothic"/>
          <w:szCs w:val="22"/>
        </w:rPr>
        <w:t xml:space="preserve"> </w:t>
      </w:r>
    </w:p>
    <w:p w14:paraId="4C21F72F" w14:textId="77777777" w:rsidR="00757C9E" w:rsidRPr="00A81886" w:rsidRDefault="00317916">
      <w:pPr>
        <w:spacing w:after="0"/>
        <w:ind w:left="10"/>
        <w:rPr>
          <w:szCs w:val="22"/>
        </w:rPr>
      </w:pPr>
      <w:r w:rsidRPr="00A81886">
        <w:rPr>
          <w:rFonts w:eastAsia="Century Gothic"/>
          <w:szCs w:val="22"/>
        </w:rPr>
        <w:t xml:space="preserve"> </w:t>
      </w:r>
    </w:p>
    <w:p w14:paraId="4E1493B3" w14:textId="2848D3FB" w:rsidR="00757C9E" w:rsidRPr="00A81886" w:rsidRDefault="00317916">
      <w:pPr>
        <w:spacing w:after="1" w:line="233" w:lineRule="auto"/>
        <w:ind w:left="5" w:hanging="10"/>
        <w:jc w:val="both"/>
        <w:rPr>
          <w:szCs w:val="22"/>
        </w:rPr>
      </w:pPr>
      <w:r w:rsidRPr="00A81886">
        <w:rPr>
          <w:rFonts w:eastAsia="Century Gothic"/>
          <w:szCs w:val="22"/>
        </w:rPr>
        <w:t xml:space="preserve">En ese contexto, los presentes términos de referencia establecen las características y el plazo de entrega obligatorio, junto con el mecanismo de ingreso de ofertas para la participación en el proceso.  </w:t>
      </w:r>
    </w:p>
    <w:p w14:paraId="06731AC3" w14:textId="77777777" w:rsidR="00757C9E" w:rsidRPr="00A81886" w:rsidRDefault="00317916">
      <w:pPr>
        <w:spacing w:after="0"/>
        <w:ind w:left="10"/>
        <w:rPr>
          <w:szCs w:val="22"/>
        </w:rPr>
      </w:pPr>
      <w:r w:rsidRPr="00A81886">
        <w:rPr>
          <w:rFonts w:eastAsia="Century Gothic"/>
          <w:szCs w:val="22"/>
        </w:rPr>
        <w:t xml:space="preserve"> </w:t>
      </w:r>
    </w:p>
    <w:p w14:paraId="08D6716D" w14:textId="77777777" w:rsidR="00757C9E" w:rsidRPr="00A81886" w:rsidRDefault="00317916">
      <w:pPr>
        <w:spacing w:after="1" w:line="233" w:lineRule="auto"/>
        <w:ind w:left="5" w:hanging="10"/>
        <w:jc w:val="both"/>
        <w:rPr>
          <w:szCs w:val="22"/>
        </w:rPr>
      </w:pPr>
      <w:r w:rsidRPr="00A81886">
        <w:rPr>
          <w:rFonts w:eastAsia="Century Gothic"/>
          <w:szCs w:val="22"/>
        </w:rPr>
        <w:t xml:space="preserve">Se deja establecido, que los oferentes deberán ofertar al total de los productos indicados a continuación: </w:t>
      </w:r>
    </w:p>
    <w:p w14:paraId="157A9B5B" w14:textId="3B2502B8" w:rsidR="00A5759C" w:rsidRPr="00D56F3D" w:rsidRDefault="00317916" w:rsidP="00D56F3D">
      <w:pPr>
        <w:spacing w:after="0"/>
        <w:ind w:left="10"/>
        <w:rPr>
          <w:rFonts w:eastAsia="Century Gothic"/>
          <w:szCs w:val="22"/>
        </w:rPr>
      </w:pPr>
      <w:r w:rsidRPr="00A81886">
        <w:rPr>
          <w:rFonts w:eastAsia="Century Gothic"/>
          <w:szCs w:val="22"/>
        </w:rPr>
        <w:t xml:space="preserve"> </w:t>
      </w:r>
    </w:p>
    <w:tbl>
      <w:tblPr>
        <w:tblStyle w:val="TableGrid"/>
        <w:tblW w:w="8926" w:type="dxa"/>
        <w:tblInd w:w="0" w:type="dxa"/>
        <w:tblLayout w:type="fixed"/>
        <w:tblCellMar>
          <w:top w:w="50" w:type="dxa"/>
          <w:left w:w="71" w:type="dxa"/>
          <w:bottom w:w="20" w:type="dxa"/>
          <w:right w:w="115" w:type="dxa"/>
        </w:tblCellMar>
        <w:tblLook w:val="04A0" w:firstRow="1" w:lastRow="0" w:firstColumn="1" w:lastColumn="0" w:noHBand="0" w:noVBand="1"/>
      </w:tblPr>
      <w:tblGrid>
        <w:gridCol w:w="641"/>
        <w:gridCol w:w="7179"/>
        <w:gridCol w:w="1106"/>
      </w:tblGrid>
      <w:tr w:rsidR="00492CF0" w:rsidRPr="00A81886" w14:paraId="42FF6723" w14:textId="77777777" w:rsidTr="000D657B">
        <w:trPr>
          <w:trHeight w:val="316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558E197" w14:textId="5A553A32" w:rsidR="00492CF0" w:rsidRPr="00A81886" w:rsidRDefault="00492CF0" w:rsidP="005A413F">
            <w:pPr>
              <w:ind w:left="43"/>
              <w:jc w:val="center"/>
              <w:rPr>
                <w:szCs w:val="22"/>
              </w:rPr>
            </w:pPr>
            <w:r w:rsidRPr="00A81886">
              <w:rPr>
                <w:rFonts w:eastAsia="Century Gothic"/>
                <w:color w:val="FFFFFF"/>
                <w:szCs w:val="22"/>
              </w:rPr>
              <w:t>Ítem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4DD33EE3" w14:textId="12A66AC1" w:rsidR="00492CF0" w:rsidRPr="00A81886" w:rsidRDefault="00492CF0" w:rsidP="005A413F">
            <w:pPr>
              <w:ind w:left="48"/>
              <w:jc w:val="center"/>
              <w:rPr>
                <w:szCs w:val="22"/>
              </w:rPr>
            </w:pPr>
            <w:r w:rsidRPr="00A81886">
              <w:rPr>
                <w:rFonts w:eastAsia="Century Gothic"/>
                <w:color w:val="FFFFFF"/>
                <w:szCs w:val="22"/>
              </w:rPr>
              <w:t>Descripción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0E11C0FE" w14:textId="061D105C" w:rsidR="00492CF0" w:rsidRPr="00FB2553" w:rsidRDefault="00492CF0" w:rsidP="005A413F">
            <w:pPr>
              <w:ind w:left="43"/>
              <w:jc w:val="center"/>
              <w:rPr>
                <w:rFonts w:eastAsia="Century Gothic"/>
                <w:color w:val="FFFFFF"/>
                <w:szCs w:val="22"/>
              </w:rPr>
            </w:pPr>
            <w:r>
              <w:rPr>
                <w:rFonts w:eastAsia="Century Gothic"/>
                <w:color w:val="FFFFFF"/>
                <w:szCs w:val="22"/>
              </w:rPr>
              <w:t>Cantidad</w:t>
            </w:r>
          </w:p>
        </w:tc>
      </w:tr>
      <w:tr w:rsidR="00492CF0" w:rsidRPr="00A81886" w14:paraId="0EF006F6" w14:textId="77777777" w:rsidTr="000D657B">
        <w:trPr>
          <w:trHeight w:val="316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6ADC" w14:textId="43F80823" w:rsidR="00492CF0" w:rsidRPr="001C3DE2" w:rsidRDefault="00492CF0" w:rsidP="004B3ED2">
            <w:pPr>
              <w:rPr>
                <w:rFonts w:eastAsia="Century Gothic"/>
                <w:color w:val="auto"/>
                <w:szCs w:val="22"/>
              </w:rPr>
            </w:pPr>
            <w:r>
              <w:rPr>
                <w:rFonts w:eastAsia="Century Gothic"/>
                <w:color w:val="auto"/>
                <w:szCs w:val="22"/>
              </w:rPr>
              <w:t>1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289A" w14:textId="60863FE9" w:rsidR="00492CF0" w:rsidRPr="00A81886" w:rsidRDefault="00270D02" w:rsidP="004B3ED2">
            <w:pPr>
              <w:ind w:left="48"/>
              <w:rPr>
                <w:rFonts w:eastAsia="Century Gothic"/>
                <w:color w:val="FFFFFF"/>
                <w:szCs w:val="22"/>
              </w:rPr>
            </w:pPr>
            <w:r>
              <w:rPr>
                <w:rFonts w:eastAsia="Century Gothic"/>
                <w:color w:val="000000" w:themeColor="text1"/>
                <w:szCs w:val="22"/>
              </w:rPr>
              <w:t>Li</w:t>
            </w:r>
            <w:r w:rsidR="004F5D67" w:rsidRPr="004F5D67">
              <w:rPr>
                <w:rFonts w:eastAsia="Century Gothic"/>
                <w:color w:val="000000" w:themeColor="text1"/>
                <w:szCs w:val="22"/>
              </w:rPr>
              <w:t>bros de actividad Ziemax Piensa+ F - ED2026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6B96" w14:textId="4EA43642" w:rsidR="00492CF0" w:rsidRPr="004B3ED2" w:rsidRDefault="00270D02" w:rsidP="004B3ED2">
            <w:pPr>
              <w:ind w:left="43"/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40</w:t>
            </w:r>
          </w:p>
        </w:tc>
      </w:tr>
      <w:tr w:rsidR="00492CF0" w:rsidRPr="00A81886" w14:paraId="179AD26B" w14:textId="77777777" w:rsidTr="000D657B">
        <w:trPr>
          <w:trHeight w:val="316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19E8F" w14:textId="6ABAE765" w:rsidR="00492CF0" w:rsidRDefault="00492CF0" w:rsidP="004B3ED2">
            <w:pPr>
              <w:rPr>
                <w:rFonts w:eastAsia="Century Gothic"/>
                <w:color w:val="auto"/>
                <w:szCs w:val="22"/>
              </w:rPr>
            </w:pPr>
            <w:r>
              <w:rPr>
                <w:rFonts w:eastAsia="Century Gothic"/>
                <w:color w:val="auto"/>
                <w:szCs w:val="22"/>
              </w:rPr>
              <w:t>2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7DE8" w14:textId="5D6463F6" w:rsidR="00492CF0" w:rsidRPr="002B6074" w:rsidRDefault="00270D02" w:rsidP="00270D02">
            <w:pPr>
              <w:rPr>
                <w:rFonts w:eastAsia="Century Gothic"/>
                <w:color w:val="000000" w:themeColor="text1"/>
                <w:szCs w:val="22"/>
              </w:rPr>
            </w:pPr>
            <w:r>
              <w:rPr>
                <w:rFonts w:eastAsia="Century Gothic"/>
                <w:color w:val="000000" w:themeColor="text1"/>
                <w:szCs w:val="22"/>
              </w:rPr>
              <w:t>Li</w:t>
            </w:r>
            <w:r w:rsidRPr="00270D02">
              <w:rPr>
                <w:rFonts w:eastAsia="Century Gothic"/>
                <w:color w:val="000000" w:themeColor="text1"/>
                <w:szCs w:val="22"/>
              </w:rPr>
              <w:t xml:space="preserve">bros de actividad </w:t>
            </w:r>
            <w:proofErr w:type="spellStart"/>
            <w:r w:rsidR="00035803" w:rsidRPr="00035803">
              <w:rPr>
                <w:rFonts w:eastAsia="Century Gothic"/>
                <w:color w:val="000000" w:themeColor="text1"/>
                <w:szCs w:val="22"/>
              </w:rPr>
              <w:t>Ziemax</w:t>
            </w:r>
            <w:proofErr w:type="spellEnd"/>
            <w:r w:rsidR="00035803" w:rsidRPr="00035803">
              <w:rPr>
                <w:rFonts w:eastAsia="Century Gothic"/>
                <w:color w:val="000000" w:themeColor="text1"/>
                <w:szCs w:val="22"/>
              </w:rPr>
              <w:t xml:space="preserve"> </w:t>
            </w:r>
            <w:r w:rsidRPr="00270D02">
              <w:rPr>
                <w:rFonts w:eastAsia="Century Gothic"/>
                <w:color w:val="000000" w:themeColor="text1"/>
                <w:szCs w:val="22"/>
              </w:rPr>
              <w:t>Piensa+ G - ED2026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19E9A" w14:textId="2EDC28CA" w:rsidR="00492CF0" w:rsidRDefault="00270D02" w:rsidP="004B3ED2">
            <w:pPr>
              <w:ind w:left="43"/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40</w:t>
            </w:r>
          </w:p>
        </w:tc>
      </w:tr>
    </w:tbl>
    <w:p w14:paraId="11D2B627" w14:textId="0DBF207F" w:rsidR="00757C9E" w:rsidRPr="00A81886" w:rsidRDefault="00523CC2" w:rsidP="00B17217">
      <w:pPr>
        <w:spacing w:after="0"/>
        <w:rPr>
          <w:szCs w:val="22"/>
        </w:rPr>
      </w:pPr>
      <w:r>
        <w:rPr>
          <w:rFonts w:eastAsia="Century Gothic"/>
          <w:b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A29E1A" w14:textId="77777777" w:rsidR="00757C9E" w:rsidRDefault="00317916" w:rsidP="00B17217">
      <w:pPr>
        <w:spacing w:after="185" w:line="255" w:lineRule="auto"/>
        <w:jc w:val="both"/>
        <w:rPr>
          <w:rFonts w:eastAsia="Century Gothic"/>
          <w:szCs w:val="22"/>
        </w:rPr>
      </w:pPr>
      <w:r w:rsidRPr="00A81886">
        <w:rPr>
          <w:rFonts w:eastAsia="Century Gothic"/>
          <w:szCs w:val="22"/>
        </w:rPr>
        <w:t xml:space="preserve">La oferta parcial de lo antes individualizado será causal de inadmisibilidad de la oferta y por lo tanto no será considerada en la evaluación. </w:t>
      </w:r>
    </w:p>
    <w:p w14:paraId="3409B7D4" w14:textId="77777777" w:rsidR="00537B8A" w:rsidRPr="00A81886" w:rsidRDefault="00537B8A" w:rsidP="00B17217">
      <w:pPr>
        <w:spacing w:after="185" w:line="255" w:lineRule="auto"/>
        <w:jc w:val="both"/>
        <w:rPr>
          <w:szCs w:val="22"/>
        </w:rPr>
      </w:pPr>
    </w:p>
    <w:p w14:paraId="08984488" w14:textId="77777777" w:rsidR="00757C9E" w:rsidRPr="00A81886" w:rsidRDefault="00317916">
      <w:pPr>
        <w:pStyle w:val="Ttulo1"/>
        <w:tabs>
          <w:tab w:val="center" w:pos="1613"/>
        </w:tabs>
        <w:ind w:left="-5" w:firstLine="0"/>
        <w:rPr>
          <w:rFonts w:ascii="Calibri" w:hAnsi="Calibri" w:cs="Calibri"/>
          <w:sz w:val="22"/>
          <w:szCs w:val="22"/>
        </w:rPr>
      </w:pPr>
      <w:r w:rsidRPr="00A81886">
        <w:rPr>
          <w:rFonts w:ascii="Calibri" w:hAnsi="Calibri" w:cs="Calibri"/>
          <w:sz w:val="22"/>
          <w:szCs w:val="22"/>
        </w:rPr>
        <w:t>2.</w:t>
      </w:r>
      <w:r w:rsidRPr="00A81886">
        <w:rPr>
          <w:rFonts w:ascii="Calibri" w:eastAsia="Arial" w:hAnsi="Calibri" w:cs="Calibri"/>
          <w:sz w:val="22"/>
          <w:szCs w:val="22"/>
        </w:rPr>
        <w:t xml:space="preserve"> </w:t>
      </w:r>
      <w:r w:rsidRPr="00A81886">
        <w:rPr>
          <w:rFonts w:ascii="Calibri" w:eastAsia="Arial" w:hAnsi="Calibri" w:cs="Calibri"/>
          <w:sz w:val="22"/>
          <w:szCs w:val="22"/>
        </w:rPr>
        <w:tab/>
      </w:r>
      <w:r w:rsidRPr="00A81886">
        <w:rPr>
          <w:rFonts w:ascii="Calibri" w:hAnsi="Calibri" w:cs="Calibri"/>
          <w:sz w:val="22"/>
          <w:szCs w:val="22"/>
        </w:rPr>
        <w:t xml:space="preserve">FINANCIAMIENTO </w:t>
      </w:r>
    </w:p>
    <w:p w14:paraId="5489DD43" w14:textId="77777777" w:rsidR="00757C9E" w:rsidRPr="00A81886" w:rsidRDefault="00317916">
      <w:pPr>
        <w:spacing w:after="0"/>
        <w:ind w:left="10"/>
        <w:rPr>
          <w:szCs w:val="22"/>
        </w:rPr>
      </w:pPr>
      <w:r w:rsidRPr="00A81886">
        <w:rPr>
          <w:rFonts w:eastAsia="Century Gothic"/>
          <w:szCs w:val="22"/>
        </w:rPr>
        <w:t xml:space="preserve"> </w:t>
      </w:r>
    </w:p>
    <w:p w14:paraId="47FA3499" w14:textId="24FAF7FF" w:rsidR="00757C9E" w:rsidRPr="00A81886" w:rsidRDefault="00317916">
      <w:pPr>
        <w:spacing w:after="4"/>
        <w:ind w:left="5" w:hanging="10"/>
        <w:jc w:val="both"/>
        <w:rPr>
          <w:szCs w:val="22"/>
        </w:rPr>
      </w:pPr>
      <w:r w:rsidRPr="00A81886">
        <w:rPr>
          <w:rFonts w:eastAsia="Century Gothic"/>
          <w:szCs w:val="22"/>
        </w:rPr>
        <w:t xml:space="preserve">El </w:t>
      </w:r>
      <w:r w:rsidRPr="00A81886">
        <w:rPr>
          <w:rFonts w:eastAsia="Century Gothic"/>
          <w:b/>
          <w:szCs w:val="22"/>
        </w:rPr>
        <w:t xml:space="preserve">presupuesto máximo total </w:t>
      </w:r>
      <w:r w:rsidR="00B128F8">
        <w:rPr>
          <w:rFonts w:eastAsia="Century Gothic"/>
          <w:b/>
          <w:szCs w:val="22"/>
        </w:rPr>
        <w:t>estimado</w:t>
      </w:r>
      <w:r w:rsidRPr="00A81886">
        <w:rPr>
          <w:rFonts w:eastAsia="Century Gothic"/>
          <w:b/>
          <w:szCs w:val="22"/>
        </w:rPr>
        <w:t xml:space="preserve"> </w:t>
      </w:r>
      <w:r w:rsidRPr="00A81886">
        <w:rPr>
          <w:rFonts w:eastAsia="Century Gothic"/>
          <w:szCs w:val="22"/>
        </w:rPr>
        <w:t xml:space="preserve">para la presente adquisición es de </w:t>
      </w:r>
      <w:r w:rsidRPr="00A81886">
        <w:rPr>
          <w:rFonts w:eastAsia="Century Gothic"/>
          <w:b/>
          <w:szCs w:val="22"/>
        </w:rPr>
        <w:t>$</w:t>
      </w:r>
      <w:r w:rsidR="00E25E89">
        <w:rPr>
          <w:rFonts w:eastAsia="Century Gothic"/>
          <w:b/>
          <w:szCs w:val="22"/>
        </w:rPr>
        <w:t>1.592.720</w:t>
      </w:r>
      <w:r w:rsidRPr="00A81886">
        <w:rPr>
          <w:rFonts w:eastAsia="Century Gothic"/>
          <w:b/>
          <w:szCs w:val="22"/>
        </w:rPr>
        <w:t xml:space="preserve"> </w:t>
      </w:r>
      <w:r w:rsidRPr="00A81886">
        <w:rPr>
          <w:rFonts w:eastAsia="Century Gothic"/>
          <w:szCs w:val="22"/>
        </w:rPr>
        <w:t>(</w:t>
      </w:r>
      <w:r w:rsidR="007D5576">
        <w:rPr>
          <w:rFonts w:eastAsia="Century Gothic"/>
          <w:szCs w:val="22"/>
        </w:rPr>
        <w:t xml:space="preserve">un millón quinientos noventa y dos mil setecientos veinte </w:t>
      </w:r>
      <w:r w:rsidR="00524EEB" w:rsidRPr="00A81886">
        <w:rPr>
          <w:rFonts w:eastAsia="Century Gothic"/>
          <w:szCs w:val="22"/>
        </w:rPr>
        <w:t>pesos)</w:t>
      </w:r>
      <w:r w:rsidR="00524EEB">
        <w:rPr>
          <w:rFonts w:eastAsia="Century Gothic"/>
          <w:szCs w:val="22"/>
        </w:rPr>
        <w:t xml:space="preserve"> impuestos</w:t>
      </w:r>
      <w:r w:rsidR="00302369">
        <w:rPr>
          <w:rFonts w:eastAsia="Century Gothic"/>
          <w:szCs w:val="22"/>
        </w:rPr>
        <w:t xml:space="preserve"> incluidos</w:t>
      </w:r>
      <w:r w:rsidRPr="00A81886">
        <w:rPr>
          <w:rFonts w:eastAsia="Century Gothic"/>
          <w:szCs w:val="22"/>
        </w:rPr>
        <w:t xml:space="preserve">. </w:t>
      </w:r>
    </w:p>
    <w:p w14:paraId="64C0A294" w14:textId="77777777" w:rsidR="00757C9E" w:rsidRPr="00A81886" w:rsidRDefault="00317916">
      <w:pPr>
        <w:spacing w:after="28"/>
        <w:ind w:left="10"/>
        <w:rPr>
          <w:szCs w:val="22"/>
        </w:rPr>
      </w:pPr>
      <w:r w:rsidRPr="00A81886">
        <w:rPr>
          <w:rFonts w:eastAsia="Century Gothic"/>
          <w:szCs w:val="22"/>
        </w:rPr>
        <w:t xml:space="preserve"> </w:t>
      </w:r>
    </w:p>
    <w:p w14:paraId="4D29EF2B" w14:textId="77777777" w:rsidR="00757C9E" w:rsidRPr="00A81886" w:rsidRDefault="00317916">
      <w:pPr>
        <w:pStyle w:val="Ttulo1"/>
        <w:tabs>
          <w:tab w:val="center" w:pos="2409"/>
        </w:tabs>
        <w:spacing w:after="229"/>
        <w:ind w:left="-5" w:firstLine="0"/>
        <w:rPr>
          <w:rFonts w:ascii="Calibri" w:hAnsi="Calibri" w:cs="Calibri"/>
          <w:sz w:val="22"/>
          <w:szCs w:val="22"/>
        </w:rPr>
      </w:pPr>
      <w:r w:rsidRPr="00A81886">
        <w:rPr>
          <w:rFonts w:ascii="Calibri" w:hAnsi="Calibri" w:cs="Calibri"/>
          <w:sz w:val="22"/>
          <w:szCs w:val="22"/>
        </w:rPr>
        <w:t>3.</w:t>
      </w:r>
      <w:r w:rsidRPr="00A81886">
        <w:rPr>
          <w:rFonts w:ascii="Calibri" w:eastAsia="Arial" w:hAnsi="Calibri" w:cs="Calibri"/>
          <w:sz w:val="22"/>
          <w:szCs w:val="22"/>
        </w:rPr>
        <w:t xml:space="preserve"> </w:t>
      </w:r>
      <w:r w:rsidRPr="00A81886">
        <w:rPr>
          <w:rFonts w:ascii="Calibri" w:eastAsia="Arial" w:hAnsi="Calibri" w:cs="Calibri"/>
          <w:sz w:val="22"/>
          <w:szCs w:val="22"/>
        </w:rPr>
        <w:tab/>
      </w:r>
      <w:r w:rsidRPr="00A81886">
        <w:rPr>
          <w:rFonts w:ascii="Calibri" w:hAnsi="Calibri" w:cs="Calibri"/>
          <w:sz w:val="22"/>
          <w:szCs w:val="22"/>
        </w:rPr>
        <w:t xml:space="preserve">ANTECEDENTES ADMINISTRATIVOS </w:t>
      </w:r>
    </w:p>
    <w:p w14:paraId="5CC91192" w14:textId="3E31AA29" w:rsidR="00757C9E" w:rsidRPr="00A81886" w:rsidRDefault="00317916">
      <w:pPr>
        <w:spacing w:after="18" w:line="248" w:lineRule="auto"/>
        <w:ind w:left="10" w:right="3"/>
        <w:jc w:val="both"/>
        <w:rPr>
          <w:szCs w:val="22"/>
        </w:rPr>
      </w:pPr>
      <w:r w:rsidRPr="00A81886">
        <w:rPr>
          <w:rFonts w:eastAsia="Century Gothic"/>
          <w:szCs w:val="22"/>
        </w:rPr>
        <w:t xml:space="preserve">Para los efectos de la presente adquisición el proveedor </w:t>
      </w:r>
      <w:r w:rsidR="001B388D">
        <w:rPr>
          <w:rFonts w:eastAsia="Century Gothic"/>
          <w:szCs w:val="22"/>
        </w:rPr>
        <w:t>podrá</w:t>
      </w:r>
      <w:r w:rsidRPr="00A81886">
        <w:rPr>
          <w:rFonts w:eastAsia="Century Gothic"/>
          <w:szCs w:val="22"/>
        </w:rPr>
        <w:t xml:space="preserve"> presentar el Anexo N°1</w:t>
      </w:r>
      <w:r w:rsidR="001B388D">
        <w:rPr>
          <w:rFonts w:eastAsia="Century Gothic"/>
          <w:szCs w:val="22"/>
        </w:rPr>
        <w:t xml:space="preserve"> junto a la ficha técnica del producto.</w:t>
      </w:r>
      <w:r w:rsidRPr="00A81886">
        <w:rPr>
          <w:rFonts w:eastAsia="Century Gothic"/>
          <w:szCs w:val="22"/>
          <w:vertAlign w:val="superscript"/>
        </w:rPr>
        <w:t xml:space="preserve"> </w:t>
      </w:r>
    </w:p>
    <w:p w14:paraId="28B3FCC9" w14:textId="77777777" w:rsidR="00757C9E" w:rsidRDefault="00317916">
      <w:pPr>
        <w:spacing w:after="33"/>
        <w:ind w:left="10"/>
        <w:rPr>
          <w:rFonts w:eastAsia="Century Gothic"/>
          <w:szCs w:val="22"/>
        </w:rPr>
      </w:pPr>
      <w:r w:rsidRPr="00A81886">
        <w:rPr>
          <w:rFonts w:eastAsia="Century Gothic"/>
          <w:szCs w:val="22"/>
        </w:rPr>
        <w:t xml:space="preserve"> </w:t>
      </w:r>
    </w:p>
    <w:p w14:paraId="76A89D24" w14:textId="77777777" w:rsidR="00F72192" w:rsidRPr="00A81886" w:rsidRDefault="00F72192">
      <w:pPr>
        <w:spacing w:after="33"/>
        <w:ind w:left="10"/>
        <w:rPr>
          <w:szCs w:val="22"/>
        </w:rPr>
      </w:pPr>
    </w:p>
    <w:p w14:paraId="1BF57055" w14:textId="77777777" w:rsidR="00757C9E" w:rsidRPr="00A81886" w:rsidRDefault="00317916">
      <w:pPr>
        <w:numPr>
          <w:ilvl w:val="0"/>
          <w:numId w:val="1"/>
        </w:numPr>
        <w:spacing w:after="0"/>
        <w:ind w:hanging="711"/>
        <w:rPr>
          <w:szCs w:val="22"/>
        </w:rPr>
      </w:pPr>
      <w:r w:rsidRPr="00A81886">
        <w:rPr>
          <w:rFonts w:eastAsia="Century Gothic"/>
          <w:b/>
          <w:szCs w:val="22"/>
        </w:rPr>
        <w:t xml:space="preserve">ESPECIFICACIONES TÉCNICAS OBLIGATORIAS </w:t>
      </w:r>
    </w:p>
    <w:p w14:paraId="31E32108" w14:textId="77777777" w:rsidR="00757C9E" w:rsidRPr="00A81886" w:rsidRDefault="00317916">
      <w:pPr>
        <w:spacing w:after="0"/>
        <w:ind w:left="10"/>
        <w:rPr>
          <w:szCs w:val="22"/>
        </w:rPr>
      </w:pPr>
      <w:r w:rsidRPr="00A81886">
        <w:rPr>
          <w:rFonts w:eastAsia="Century Gothic"/>
          <w:szCs w:val="22"/>
        </w:rPr>
        <w:t xml:space="preserve"> </w:t>
      </w:r>
    </w:p>
    <w:p w14:paraId="7176F390" w14:textId="77777777" w:rsidR="00757C9E" w:rsidRDefault="00317916">
      <w:pPr>
        <w:spacing w:after="2" w:line="255" w:lineRule="auto"/>
        <w:ind w:left="5" w:hanging="10"/>
        <w:jc w:val="both"/>
        <w:rPr>
          <w:rFonts w:eastAsia="Century Gothic"/>
          <w:szCs w:val="22"/>
        </w:rPr>
      </w:pPr>
      <w:r w:rsidRPr="00A81886">
        <w:rPr>
          <w:rFonts w:eastAsia="Century Gothic"/>
          <w:szCs w:val="22"/>
        </w:rPr>
        <w:t xml:space="preserve">Para participar de la presente adquisición, el oferente deberá cumplir con la totalidad de las especificaciones técnicas dispuestas a continuación. Además, deberá llenar lo requerido en el punto N°4 del Anexo N°1 para ser considerado en la evaluación. </w:t>
      </w:r>
    </w:p>
    <w:p w14:paraId="2A9F55D7" w14:textId="77777777" w:rsidR="00524EEB" w:rsidRDefault="00524EEB">
      <w:pPr>
        <w:spacing w:after="2" w:line="255" w:lineRule="auto"/>
        <w:ind w:left="5" w:hanging="10"/>
        <w:jc w:val="both"/>
        <w:rPr>
          <w:rFonts w:eastAsia="Century Gothic"/>
          <w:szCs w:val="22"/>
        </w:rPr>
      </w:pPr>
    </w:p>
    <w:p w14:paraId="7B6ADC56" w14:textId="702F6572" w:rsidR="00757C9E" w:rsidRPr="00A81886" w:rsidRDefault="00757C9E" w:rsidP="00A178AA">
      <w:pPr>
        <w:spacing w:after="0"/>
        <w:rPr>
          <w:szCs w:val="22"/>
        </w:rPr>
      </w:pPr>
    </w:p>
    <w:p w14:paraId="24B83EEE" w14:textId="70B762C9" w:rsidR="00932DE6" w:rsidRDefault="00317916" w:rsidP="00D446B0">
      <w:pPr>
        <w:spacing w:after="180"/>
        <w:ind w:left="10"/>
        <w:rPr>
          <w:rFonts w:eastAsia="Century Gothic"/>
          <w:szCs w:val="22"/>
        </w:rPr>
      </w:pPr>
      <w:r w:rsidRPr="00A81886">
        <w:rPr>
          <w:rFonts w:eastAsia="Century Gothic"/>
          <w:szCs w:val="22"/>
        </w:rPr>
        <w:t xml:space="preserve"> </w:t>
      </w:r>
    </w:p>
    <w:p w14:paraId="3183FA45" w14:textId="77777777" w:rsidR="00746A6D" w:rsidRPr="006041D6" w:rsidRDefault="00746A6D" w:rsidP="00746A6D">
      <w:pPr>
        <w:pStyle w:val="Ttulo1"/>
        <w:numPr>
          <w:ilvl w:val="0"/>
          <w:numId w:val="5"/>
        </w:numPr>
        <w:ind w:left="711"/>
        <w:jc w:val="both"/>
        <w:rPr>
          <w:sz w:val="20"/>
          <w:szCs w:val="20"/>
        </w:rPr>
      </w:pPr>
      <w:r w:rsidRPr="006041D6">
        <w:rPr>
          <w:sz w:val="20"/>
          <w:szCs w:val="20"/>
        </w:rPr>
        <w:t>EVALUACIÓN</w:t>
      </w:r>
    </w:p>
    <w:p w14:paraId="2F24F99E" w14:textId="77777777" w:rsidR="00746A6D" w:rsidRPr="006041D6" w:rsidRDefault="00746A6D" w:rsidP="00746A6D">
      <w:pPr>
        <w:spacing w:after="0"/>
        <w:rPr>
          <w:sz w:val="20"/>
          <w:szCs w:val="20"/>
        </w:rPr>
      </w:pPr>
    </w:p>
    <w:p w14:paraId="3888DFFE" w14:textId="32344094" w:rsidR="00746A6D" w:rsidRPr="006041D6" w:rsidRDefault="00746A6D" w:rsidP="00746A6D">
      <w:pPr>
        <w:pStyle w:val="Ttulo2"/>
        <w:numPr>
          <w:ilvl w:val="1"/>
          <w:numId w:val="5"/>
        </w:numPr>
        <w:ind w:left="0" w:firstLine="0"/>
        <w:rPr>
          <w:rFonts w:eastAsia="Times New Roman"/>
          <w:szCs w:val="20"/>
        </w:rPr>
      </w:pPr>
      <w:r w:rsidRPr="006041D6">
        <w:rPr>
          <w:rFonts w:eastAsia="Times New Roman"/>
          <w:szCs w:val="20"/>
        </w:rPr>
        <w:t xml:space="preserve">Oferta económica </w:t>
      </w:r>
      <w:r w:rsidR="00E93C7B">
        <w:rPr>
          <w:rFonts w:eastAsia="Times New Roman"/>
          <w:szCs w:val="20"/>
        </w:rPr>
        <w:t>60</w:t>
      </w:r>
      <w:r w:rsidRPr="006041D6">
        <w:rPr>
          <w:rFonts w:eastAsia="Times New Roman"/>
          <w:szCs w:val="20"/>
        </w:rPr>
        <w:t>%.</w:t>
      </w:r>
    </w:p>
    <w:p w14:paraId="7605D296" w14:textId="77777777" w:rsidR="00746A6D" w:rsidRPr="006041D6" w:rsidRDefault="00746A6D" w:rsidP="00746A6D">
      <w:pPr>
        <w:spacing w:after="0"/>
        <w:jc w:val="both"/>
        <w:rPr>
          <w:rFonts w:cs="Arial"/>
          <w:bCs/>
          <w:sz w:val="20"/>
          <w:szCs w:val="20"/>
        </w:rPr>
      </w:pPr>
    </w:p>
    <w:p w14:paraId="586CB0FD" w14:textId="77777777" w:rsidR="00746A6D" w:rsidRPr="006041D6" w:rsidRDefault="00746A6D" w:rsidP="00746A6D">
      <w:pPr>
        <w:spacing w:after="0" w:line="240" w:lineRule="auto"/>
        <w:jc w:val="both"/>
        <w:textAlignment w:val="baseline"/>
        <w:rPr>
          <w:rFonts w:eastAsia="Times New Roman" w:cs="Segoe UI"/>
          <w:kern w:val="0"/>
          <w:sz w:val="20"/>
          <w:szCs w:val="20"/>
          <w14:ligatures w14:val="none"/>
        </w:rPr>
      </w:pPr>
      <w:r w:rsidRPr="006041D6">
        <w:rPr>
          <w:rFonts w:eastAsia="Times New Roman" w:cs="Segoe UI"/>
          <w:kern w:val="0"/>
          <w:sz w:val="20"/>
          <w:szCs w:val="20"/>
          <w14:ligatures w14:val="none"/>
        </w:rPr>
        <w:t>En la evaluación de las ofertas se aplicará el "Análisis de Mínimo Costo", donde se considerará la relación entre cada oferta y la de menor costo, según la siguiente fórmula:</w:t>
      </w:r>
    </w:p>
    <w:p w14:paraId="5CCEB459" w14:textId="77777777" w:rsidR="00746A6D" w:rsidRPr="006041D6" w:rsidRDefault="00746A6D" w:rsidP="00746A6D">
      <w:pPr>
        <w:spacing w:after="0" w:line="240" w:lineRule="auto"/>
        <w:jc w:val="both"/>
        <w:textAlignment w:val="baseline"/>
        <w:rPr>
          <w:rFonts w:eastAsia="Times New Roman" w:cs="Segoe UI"/>
          <w:kern w:val="0"/>
          <w:sz w:val="20"/>
          <w:szCs w:val="20"/>
          <w14:ligatures w14:val="none"/>
        </w:rPr>
      </w:pPr>
    </w:p>
    <w:p w14:paraId="00E99D64" w14:textId="0A9C16A4" w:rsidR="00746A6D" w:rsidRPr="006041D6" w:rsidRDefault="00746A6D" w:rsidP="00746A6D">
      <w:pPr>
        <w:tabs>
          <w:tab w:val="left" w:pos="1701"/>
          <w:tab w:val="left" w:pos="3600"/>
          <w:tab w:val="left" w:pos="4500"/>
        </w:tabs>
        <w:spacing w:after="0" w:line="276" w:lineRule="auto"/>
        <w:jc w:val="both"/>
        <w:rPr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Puntaje Obtenido=</m:t>
          </m:r>
          <m:d>
            <m:dPr>
              <m:ctrlPr>
                <w:ins w:id="0" w:author="Felipe  Leiva Vélez" w:date="2024-12-19T23:02:00Z" w16du:dateUtc="2024-12-20T02:02:00Z">
                  <w:rPr>
                    <w:rFonts w:ascii="Cambria Math" w:hAnsi="Cambria Math"/>
                    <w:b/>
                    <w:bCs/>
                    <w:i/>
                    <w:sz w:val="20"/>
                    <w:szCs w:val="20"/>
                  </w:rPr>
                </w:ins>
              </m:ctrlPr>
            </m:dPr>
            <m:e>
              <m:d>
                <m:dPr>
                  <m:ctrlPr>
                    <w:ins w:id="1" w:author="Felipe  Leiva Vélez" w:date="2024-12-19T23:02:00Z" w16du:dateUtc="2024-12-20T02:02:00Z"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w:ins>
                  </m:ctrlPr>
                </m:dPr>
                <m:e>
                  <m:f>
                    <m:fPr>
                      <m:ctrlPr>
                        <w:ins w:id="2" w:author="Felipe  Leiva Vélez" w:date="2024-12-19T23:02:00Z" w16du:dateUtc="2024-12-20T02:02:00Z"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w:ins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OM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OE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*60</m:t>
              </m:r>
            </m:e>
          </m:d>
        </m:oMath>
      </m:oMathPara>
    </w:p>
    <w:p w14:paraId="1D47BDC0" w14:textId="77777777" w:rsidR="00746A6D" w:rsidRPr="006041D6" w:rsidRDefault="00746A6D" w:rsidP="00746A6D">
      <w:pPr>
        <w:spacing w:after="0" w:line="240" w:lineRule="auto"/>
        <w:jc w:val="both"/>
        <w:textAlignment w:val="baseline"/>
        <w:rPr>
          <w:rFonts w:eastAsia="Times New Roman" w:cs="Segoe UI"/>
          <w:kern w:val="0"/>
          <w:sz w:val="20"/>
          <w:szCs w:val="20"/>
          <w14:ligatures w14:val="none"/>
        </w:rPr>
      </w:pPr>
    </w:p>
    <w:p w14:paraId="64473FF9" w14:textId="77777777" w:rsidR="00746A6D" w:rsidRPr="006041D6" w:rsidRDefault="00746A6D" w:rsidP="00746A6D">
      <w:pPr>
        <w:spacing w:after="0" w:line="240" w:lineRule="auto"/>
        <w:jc w:val="both"/>
        <w:textAlignment w:val="baseline"/>
        <w:rPr>
          <w:rFonts w:eastAsia="Times New Roman" w:cs="Segoe UI"/>
          <w:kern w:val="0"/>
          <w:sz w:val="20"/>
          <w:szCs w:val="20"/>
          <w14:ligatures w14:val="none"/>
        </w:rPr>
      </w:pPr>
      <w:r w:rsidRPr="006041D6">
        <w:rPr>
          <w:rFonts w:eastAsia="Times New Roman" w:cs="Segoe UI"/>
          <w:kern w:val="0"/>
          <w:sz w:val="20"/>
          <w:szCs w:val="20"/>
          <w14:ligatures w14:val="none"/>
        </w:rPr>
        <w:t xml:space="preserve">Dónde: </w:t>
      </w:r>
    </w:p>
    <w:p w14:paraId="1C6E14E7" w14:textId="77777777" w:rsidR="00746A6D" w:rsidRPr="006041D6" w:rsidRDefault="00746A6D" w:rsidP="00746A6D">
      <w:pPr>
        <w:pStyle w:val="Prrafodelista"/>
        <w:numPr>
          <w:ilvl w:val="0"/>
          <w:numId w:val="6"/>
        </w:numPr>
        <w:spacing w:after="0" w:line="240" w:lineRule="auto"/>
        <w:jc w:val="both"/>
        <w:textAlignment w:val="baseline"/>
        <w:rPr>
          <w:rFonts w:eastAsia="Times New Roman" w:cs="Segoe UI"/>
          <w:kern w:val="0"/>
          <w:sz w:val="20"/>
          <w:szCs w:val="20"/>
          <w14:ligatures w14:val="none"/>
        </w:rPr>
      </w:pPr>
      <w:r w:rsidRPr="006041D6">
        <w:rPr>
          <w:rFonts w:eastAsia="Times New Roman" w:cs="Segoe UI"/>
          <w:kern w:val="0"/>
          <w:sz w:val="20"/>
          <w:szCs w:val="20"/>
          <w14:ligatures w14:val="none"/>
        </w:rPr>
        <w:t xml:space="preserve">OM= Oferta Mínima </w:t>
      </w:r>
    </w:p>
    <w:p w14:paraId="4624B131" w14:textId="77777777" w:rsidR="00746A6D" w:rsidRPr="006041D6" w:rsidRDefault="00746A6D" w:rsidP="00746A6D">
      <w:pPr>
        <w:pStyle w:val="Prrafodelista"/>
        <w:numPr>
          <w:ilvl w:val="0"/>
          <w:numId w:val="6"/>
        </w:numPr>
        <w:spacing w:after="0" w:line="240" w:lineRule="auto"/>
        <w:jc w:val="both"/>
        <w:textAlignment w:val="baseline"/>
        <w:rPr>
          <w:rFonts w:eastAsia="Times New Roman" w:cs="Segoe UI"/>
          <w:kern w:val="0"/>
          <w:sz w:val="20"/>
          <w:szCs w:val="20"/>
          <w14:ligatures w14:val="none"/>
        </w:rPr>
      </w:pPr>
      <w:r w:rsidRPr="006041D6">
        <w:rPr>
          <w:rFonts w:eastAsia="Times New Roman" w:cs="Segoe UI"/>
          <w:kern w:val="0"/>
          <w:sz w:val="20"/>
          <w:szCs w:val="20"/>
          <w14:ligatures w14:val="none"/>
        </w:rPr>
        <w:t>OE= Oferta Evaluada</w:t>
      </w:r>
    </w:p>
    <w:p w14:paraId="08AE8563" w14:textId="77777777" w:rsidR="00746A6D" w:rsidRPr="006041D6" w:rsidRDefault="00746A6D" w:rsidP="00746A6D">
      <w:pPr>
        <w:pStyle w:val="Prrafodelista"/>
        <w:spacing w:after="0" w:line="240" w:lineRule="auto"/>
        <w:jc w:val="both"/>
        <w:textAlignment w:val="baseline"/>
        <w:rPr>
          <w:rFonts w:eastAsia="Times New Roman" w:cs="Segoe UI"/>
          <w:kern w:val="0"/>
          <w:sz w:val="20"/>
          <w:szCs w:val="20"/>
          <w14:ligatures w14:val="none"/>
        </w:rPr>
      </w:pPr>
    </w:p>
    <w:p w14:paraId="2A3FDF9D" w14:textId="77777777" w:rsidR="00746A6D" w:rsidRPr="006041D6" w:rsidRDefault="00746A6D" w:rsidP="00746A6D">
      <w:pPr>
        <w:spacing w:after="0"/>
        <w:jc w:val="both"/>
        <w:rPr>
          <w:sz w:val="20"/>
          <w:szCs w:val="20"/>
        </w:rPr>
      </w:pPr>
      <w:r w:rsidRPr="006041D6">
        <w:rPr>
          <w:sz w:val="20"/>
          <w:szCs w:val="20"/>
        </w:rPr>
        <w:t>Nota: Los valores a evaluar son sin impuestos.</w:t>
      </w:r>
    </w:p>
    <w:p w14:paraId="6F7249CC" w14:textId="77777777" w:rsidR="00746A6D" w:rsidRDefault="00746A6D" w:rsidP="00746A6D">
      <w:pPr>
        <w:spacing w:after="0"/>
        <w:jc w:val="both"/>
        <w:rPr>
          <w:sz w:val="20"/>
          <w:szCs w:val="20"/>
        </w:rPr>
      </w:pPr>
    </w:p>
    <w:p w14:paraId="0E86070E" w14:textId="77777777" w:rsidR="00746A6D" w:rsidRPr="006041D6" w:rsidRDefault="00746A6D" w:rsidP="00746A6D">
      <w:pPr>
        <w:jc w:val="center"/>
        <w:rPr>
          <w:b/>
          <w:bCs/>
          <w:sz w:val="20"/>
          <w:szCs w:val="20"/>
        </w:rPr>
      </w:pPr>
      <w:r w:rsidRPr="006041D6">
        <w:rPr>
          <w:b/>
          <w:bCs/>
          <w:sz w:val="20"/>
          <w:szCs w:val="20"/>
          <w:lang w:val="es-ES"/>
        </w:rPr>
        <w:t xml:space="preserve">Puntaje </w:t>
      </w:r>
      <w:r>
        <w:rPr>
          <w:b/>
          <w:bCs/>
          <w:sz w:val="20"/>
          <w:szCs w:val="20"/>
          <w:lang w:val="es-ES"/>
        </w:rPr>
        <w:t>Oferta económica</w:t>
      </w:r>
      <w:r w:rsidRPr="006041D6">
        <w:rPr>
          <w:b/>
          <w:bCs/>
          <w:sz w:val="20"/>
          <w:szCs w:val="20"/>
          <w:lang w:val="es-ES"/>
        </w:rPr>
        <w:t xml:space="preserve"> = puntaje*</w:t>
      </w:r>
      <w:r>
        <w:rPr>
          <w:b/>
          <w:bCs/>
          <w:sz w:val="20"/>
          <w:szCs w:val="20"/>
          <w:lang w:val="es-ES"/>
        </w:rPr>
        <w:t>7</w:t>
      </w:r>
      <w:r w:rsidRPr="006041D6">
        <w:rPr>
          <w:b/>
          <w:bCs/>
          <w:sz w:val="20"/>
          <w:szCs w:val="20"/>
          <w:lang w:val="es-ES"/>
        </w:rPr>
        <w:t>0%</w:t>
      </w:r>
    </w:p>
    <w:p w14:paraId="46C965F3" w14:textId="77777777" w:rsidR="00746A6D" w:rsidRPr="006041D6" w:rsidRDefault="00746A6D" w:rsidP="00746A6D">
      <w:pPr>
        <w:spacing w:after="0"/>
        <w:jc w:val="both"/>
        <w:rPr>
          <w:sz w:val="20"/>
          <w:szCs w:val="20"/>
        </w:rPr>
      </w:pPr>
    </w:p>
    <w:p w14:paraId="3758E828" w14:textId="6496005D" w:rsidR="00746A6D" w:rsidRPr="006041D6" w:rsidRDefault="00746A6D" w:rsidP="00746A6D">
      <w:pPr>
        <w:pStyle w:val="Ttulo2"/>
        <w:numPr>
          <w:ilvl w:val="1"/>
          <w:numId w:val="5"/>
        </w:numPr>
        <w:ind w:left="0" w:firstLine="0"/>
        <w:rPr>
          <w:rFonts w:eastAsia="Times New Roman"/>
          <w:szCs w:val="20"/>
        </w:rPr>
      </w:pPr>
      <w:r w:rsidRPr="006041D6">
        <w:rPr>
          <w:rFonts w:eastAsia="Times New Roman"/>
          <w:szCs w:val="20"/>
        </w:rPr>
        <w:t xml:space="preserve">Plazo de entrega </w:t>
      </w:r>
      <w:r w:rsidR="00E93C7B">
        <w:rPr>
          <w:rFonts w:eastAsia="Times New Roman"/>
          <w:szCs w:val="20"/>
        </w:rPr>
        <w:t>4</w:t>
      </w:r>
      <w:r w:rsidRPr="006041D6">
        <w:rPr>
          <w:rFonts w:eastAsia="Times New Roman"/>
          <w:szCs w:val="20"/>
        </w:rPr>
        <w:t>0%.</w:t>
      </w:r>
    </w:p>
    <w:p w14:paraId="68CF07F1" w14:textId="77777777" w:rsidR="00746A6D" w:rsidRPr="006041D6" w:rsidRDefault="00746A6D" w:rsidP="00746A6D">
      <w:pPr>
        <w:spacing w:after="0"/>
        <w:rPr>
          <w:sz w:val="20"/>
          <w:szCs w:val="20"/>
        </w:rPr>
      </w:pPr>
    </w:p>
    <w:p w14:paraId="69709857" w14:textId="240CC4F5" w:rsidR="00746A6D" w:rsidRPr="006041D6" w:rsidRDefault="00746A6D" w:rsidP="00746A6D">
      <w:pPr>
        <w:jc w:val="both"/>
        <w:rPr>
          <w:sz w:val="20"/>
          <w:szCs w:val="20"/>
        </w:rPr>
      </w:pPr>
      <w:r w:rsidRPr="006041D6">
        <w:rPr>
          <w:sz w:val="20"/>
          <w:szCs w:val="20"/>
        </w:rPr>
        <w:t xml:space="preserve">El oferente deberá declarar el plazo de entrega ofertado en el punto 3 del anexo N°1. En ese contexto, las ofertas que declaren un plazo mayor a </w:t>
      </w:r>
      <w:r w:rsidR="00E93C7B">
        <w:rPr>
          <w:sz w:val="20"/>
          <w:szCs w:val="20"/>
        </w:rPr>
        <w:t xml:space="preserve">5 </w:t>
      </w:r>
      <w:r w:rsidRPr="006041D6">
        <w:rPr>
          <w:sz w:val="20"/>
          <w:szCs w:val="20"/>
        </w:rPr>
        <w:t>días hábiles serán declaradas inadmisibles.</w:t>
      </w:r>
    </w:p>
    <w:p w14:paraId="1F91421C" w14:textId="77777777" w:rsidR="00746A6D" w:rsidRPr="006041D6" w:rsidRDefault="00746A6D" w:rsidP="00746A6D">
      <w:pPr>
        <w:jc w:val="both"/>
        <w:rPr>
          <w:b/>
          <w:bCs/>
          <w:sz w:val="20"/>
          <w:szCs w:val="20"/>
        </w:rPr>
      </w:pPr>
      <w:r w:rsidRPr="006041D6">
        <w:rPr>
          <w:b/>
          <w:bCs/>
          <w:sz w:val="20"/>
          <w:szCs w:val="20"/>
        </w:rPr>
        <w:t>Plazos de entrega: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973"/>
        <w:gridCol w:w="3872"/>
      </w:tblGrid>
      <w:tr w:rsidR="00746A6D" w:rsidRPr="006041D6" w14:paraId="6E3B7D74" w14:textId="77777777" w:rsidTr="00F21973">
        <w:tc>
          <w:tcPr>
            <w:tcW w:w="2811" w:type="pct"/>
            <w:shd w:val="clear" w:color="auto" w:fill="000000" w:themeFill="text1"/>
            <w:vAlign w:val="center"/>
          </w:tcPr>
          <w:p w14:paraId="22A1F35B" w14:textId="77777777" w:rsidR="00746A6D" w:rsidRPr="006041D6" w:rsidRDefault="00746A6D" w:rsidP="00F2197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6041D6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Plazo en días hábiles</w:t>
            </w:r>
          </w:p>
        </w:tc>
        <w:tc>
          <w:tcPr>
            <w:tcW w:w="2189" w:type="pct"/>
            <w:shd w:val="clear" w:color="auto" w:fill="000000" w:themeFill="text1"/>
            <w:vAlign w:val="center"/>
          </w:tcPr>
          <w:p w14:paraId="3A01B2F7" w14:textId="77777777" w:rsidR="00746A6D" w:rsidRPr="006041D6" w:rsidRDefault="00746A6D" w:rsidP="00F2197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6041D6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Puntaje</w:t>
            </w:r>
          </w:p>
        </w:tc>
      </w:tr>
      <w:tr w:rsidR="00746A6D" w:rsidRPr="006041D6" w14:paraId="575B8606" w14:textId="77777777" w:rsidTr="00F21973">
        <w:tc>
          <w:tcPr>
            <w:tcW w:w="2811" w:type="pct"/>
            <w:vAlign w:val="center"/>
          </w:tcPr>
          <w:p w14:paraId="7B48AF2B" w14:textId="23C363C8" w:rsidR="00746A6D" w:rsidRPr="006041D6" w:rsidRDefault="00746A6D" w:rsidP="00F2197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041D6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Entre </w:t>
            </w:r>
            <w:r w:rsidR="00A14565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  <w:r w:rsidRPr="006041D6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a </w:t>
            </w:r>
            <w:r w:rsidR="00D41BE0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  <w:r w:rsidRPr="006041D6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días hábiles</w:t>
            </w:r>
          </w:p>
        </w:tc>
        <w:tc>
          <w:tcPr>
            <w:tcW w:w="2189" w:type="pct"/>
            <w:vAlign w:val="center"/>
          </w:tcPr>
          <w:p w14:paraId="2E74F158" w14:textId="77777777" w:rsidR="00746A6D" w:rsidRPr="006041D6" w:rsidRDefault="00746A6D" w:rsidP="00F2197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6041D6">
              <w:rPr>
                <w:rFonts w:ascii="Century Gothic" w:hAnsi="Century Gothic"/>
                <w:sz w:val="20"/>
                <w:szCs w:val="20"/>
              </w:rPr>
              <w:t>100 puntos</w:t>
            </w:r>
          </w:p>
        </w:tc>
      </w:tr>
      <w:tr w:rsidR="00746A6D" w:rsidRPr="006041D6" w14:paraId="369FB84D" w14:textId="77777777" w:rsidTr="00F21973">
        <w:tc>
          <w:tcPr>
            <w:tcW w:w="2811" w:type="pct"/>
            <w:vAlign w:val="center"/>
          </w:tcPr>
          <w:p w14:paraId="6D3171D6" w14:textId="4E6F0099" w:rsidR="00746A6D" w:rsidRPr="006041D6" w:rsidRDefault="00746A6D" w:rsidP="00F2197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041D6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Entre </w:t>
            </w:r>
            <w:r w:rsidR="00D41BE0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  <w:r w:rsidRPr="006041D6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a </w:t>
            </w:r>
            <w:r w:rsidR="00C6431B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  <w:r w:rsidRPr="006041D6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días hábiles</w:t>
            </w:r>
          </w:p>
        </w:tc>
        <w:tc>
          <w:tcPr>
            <w:tcW w:w="2189" w:type="pct"/>
            <w:vAlign w:val="center"/>
          </w:tcPr>
          <w:p w14:paraId="1CE920E5" w14:textId="77777777" w:rsidR="00746A6D" w:rsidRPr="006041D6" w:rsidRDefault="00746A6D" w:rsidP="00F2197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6041D6">
              <w:rPr>
                <w:rFonts w:ascii="Century Gothic" w:hAnsi="Century Gothic"/>
                <w:sz w:val="20"/>
                <w:szCs w:val="20"/>
              </w:rPr>
              <w:t>50 puntos</w:t>
            </w:r>
          </w:p>
        </w:tc>
      </w:tr>
      <w:tr w:rsidR="00746A6D" w:rsidRPr="006041D6" w14:paraId="3CFC2011" w14:textId="77777777" w:rsidTr="00F21973">
        <w:tc>
          <w:tcPr>
            <w:tcW w:w="2811" w:type="pct"/>
            <w:vAlign w:val="center"/>
          </w:tcPr>
          <w:p w14:paraId="286E23E9" w14:textId="2B8EBB81" w:rsidR="00746A6D" w:rsidRPr="006041D6" w:rsidRDefault="00D41BE0" w:rsidP="00F2197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5</w:t>
            </w:r>
            <w:r w:rsidR="00746A6D" w:rsidRPr="006041D6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días hábiles</w:t>
            </w:r>
          </w:p>
        </w:tc>
        <w:tc>
          <w:tcPr>
            <w:tcW w:w="2189" w:type="pct"/>
            <w:vAlign w:val="center"/>
          </w:tcPr>
          <w:p w14:paraId="2464757E" w14:textId="77777777" w:rsidR="00746A6D" w:rsidRPr="006041D6" w:rsidRDefault="00746A6D" w:rsidP="00F2197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6041D6">
              <w:rPr>
                <w:rFonts w:ascii="Century Gothic" w:hAnsi="Century Gothic"/>
                <w:sz w:val="20"/>
                <w:szCs w:val="20"/>
              </w:rPr>
              <w:t>10 puntos</w:t>
            </w:r>
          </w:p>
        </w:tc>
      </w:tr>
      <w:tr w:rsidR="00746A6D" w:rsidRPr="006041D6" w14:paraId="7F48B569" w14:textId="77777777" w:rsidTr="00F21973">
        <w:tc>
          <w:tcPr>
            <w:tcW w:w="2811" w:type="pct"/>
            <w:vAlign w:val="center"/>
          </w:tcPr>
          <w:p w14:paraId="2F66F5FB" w14:textId="5E02B8D3" w:rsidR="00746A6D" w:rsidRPr="006041D6" w:rsidRDefault="00746A6D" w:rsidP="00F2197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041D6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Mayor a </w:t>
            </w:r>
            <w:r w:rsidR="00D41BE0">
              <w:rPr>
                <w:rFonts w:ascii="Century Gothic" w:hAnsi="Century Gothic"/>
                <w:b/>
                <w:bCs/>
                <w:sz w:val="20"/>
                <w:szCs w:val="20"/>
              </w:rPr>
              <w:t>5</w:t>
            </w:r>
            <w:r w:rsidRPr="006041D6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días hábiles </w:t>
            </w:r>
          </w:p>
        </w:tc>
        <w:tc>
          <w:tcPr>
            <w:tcW w:w="2189" w:type="pct"/>
            <w:vAlign w:val="center"/>
          </w:tcPr>
          <w:p w14:paraId="1BF774CE" w14:textId="266D0CE1" w:rsidR="00746A6D" w:rsidRPr="006041D6" w:rsidRDefault="00446B3D" w:rsidP="00F2197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</w:t>
            </w:r>
          </w:p>
        </w:tc>
      </w:tr>
    </w:tbl>
    <w:p w14:paraId="23646E4A" w14:textId="7D8F8081" w:rsidR="00746A6D" w:rsidRPr="006041D6" w:rsidRDefault="00746A6D" w:rsidP="00746A6D">
      <w:pPr>
        <w:jc w:val="center"/>
        <w:rPr>
          <w:b/>
          <w:bCs/>
          <w:sz w:val="20"/>
          <w:szCs w:val="20"/>
        </w:rPr>
      </w:pPr>
      <w:r w:rsidRPr="006041D6">
        <w:rPr>
          <w:b/>
          <w:bCs/>
          <w:sz w:val="20"/>
          <w:szCs w:val="20"/>
          <w:lang w:val="es-ES"/>
        </w:rPr>
        <w:t>Puntaje Plazo de entrega = puntaje*</w:t>
      </w:r>
      <w:r w:rsidR="00BA51A3">
        <w:rPr>
          <w:b/>
          <w:bCs/>
          <w:sz w:val="20"/>
          <w:szCs w:val="20"/>
          <w:lang w:val="es-ES"/>
        </w:rPr>
        <w:t>4</w:t>
      </w:r>
      <w:r w:rsidRPr="006041D6">
        <w:rPr>
          <w:b/>
          <w:bCs/>
          <w:sz w:val="20"/>
          <w:szCs w:val="20"/>
          <w:lang w:val="es-ES"/>
        </w:rPr>
        <w:t>0%</w:t>
      </w:r>
    </w:p>
    <w:p w14:paraId="5E053B4C" w14:textId="77777777" w:rsidR="00877653" w:rsidRPr="006041D6" w:rsidRDefault="00877653" w:rsidP="00746A6D">
      <w:pPr>
        <w:spacing w:after="0"/>
        <w:jc w:val="both"/>
        <w:rPr>
          <w:sz w:val="20"/>
          <w:szCs w:val="20"/>
        </w:rPr>
      </w:pPr>
    </w:p>
    <w:p w14:paraId="4B0E115D" w14:textId="77777777" w:rsidR="00746A6D" w:rsidRPr="006041D6" w:rsidRDefault="00746A6D" w:rsidP="00746A6D">
      <w:pPr>
        <w:pStyle w:val="Ttulo1"/>
        <w:numPr>
          <w:ilvl w:val="0"/>
          <w:numId w:val="5"/>
        </w:numPr>
        <w:ind w:left="0" w:firstLine="0"/>
        <w:jc w:val="both"/>
        <w:rPr>
          <w:rFonts w:cs="Arial"/>
          <w:b w:val="0"/>
          <w:bCs/>
          <w:sz w:val="20"/>
          <w:szCs w:val="20"/>
          <w:lang w:val="es-ES"/>
        </w:rPr>
      </w:pPr>
      <w:r w:rsidRPr="006041D6">
        <w:rPr>
          <w:rFonts w:cs="Arial"/>
          <w:bCs/>
          <w:sz w:val="20"/>
          <w:szCs w:val="20"/>
          <w:lang w:val="es-ES"/>
        </w:rPr>
        <w:t>SELECCIÓN DE OFERTA Y ENVÍO DE LA ORDEN DE COMPRA</w:t>
      </w:r>
    </w:p>
    <w:p w14:paraId="75BCFAAB" w14:textId="77777777" w:rsidR="00746A6D" w:rsidRPr="006041D6" w:rsidRDefault="00746A6D" w:rsidP="00746A6D">
      <w:pPr>
        <w:pStyle w:val="Textoindependiente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6DE962D0" w14:textId="77777777" w:rsidR="00746A6D" w:rsidRPr="00877653" w:rsidRDefault="00746A6D" w:rsidP="00746A6D">
      <w:pPr>
        <w:pStyle w:val="Textoindependiente"/>
        <w:rPr>
          <w:rFonts w:ascii="Calibri" w:hAnsi="Calibri" w:cs="Calibri"/>
          <w:sz w:val="22"/>
          <w:szCs w:val="22"/>
          <w:lang w:val="es-ES"/>
        </w:rPr>
      </w:pPr>
      <w:r w:rsidRPr="00877653">
        <w:rPr>
          <w:rFonts w:ascii="Calibri" w:hAnsi="Calibri" w:cs="Calibri"/>
          <w:sz w:val="22"/>
          <w:szCs w:val="22"/>
          <w:lang w:val="es-ES"/>
        </w:rPr>
        <w:t>El proponente que haya obtenido el mayor puntaje final en la evaluación, cumpliendo con las especificaciones técnicas obligatorias y el plazo de entrega será seleccionado y se procederá a la emisión de la orden de compra.</w:t>
      </w:r>
    </w:p>
    <w:p w14:paraId="2D80A699" w14:textId="77777777" w:rsidR="00746A6D" w:rsidRPr="006041D6" w:rsidRDefault="00746A6D" w:rsidP="00746A6D">
      <w:pPr>
        <w:spacing w:after="0" w:line="240" w:lineRule="auto"/>
        <w:jc w:val="both"/>
        <w:rPr>
          <w:rFonts w:eastAsia="Times New Roman" w:cs="Segoe UI"/>
          <w:kern w:val="0"/>
          <w:sz w:val="20"/>
          <w:szCs w:val="20"/>
          <w14:ligatures w14:val="none"/>
        </w:rPr>
      </w:pPr>
      <w:r w:rsidRPr="006041D6">
        <w:rPr>
          <w:rFonts w:eastAsia="Times New Roman" w:cs="Segoe UI"/>
          <w:kern w:val="0"/>
          <w:sz w:val="20"/>
          <w:szCs w:val="20"/>
          <w14:ligatures w14:val="none"/>
        </w:rPr>
        <w:t> </w:t>
      </w:r>
    </w:p>
    <w:p w14:paraId="3B83F7C0" w14:textId="77777777" w:rsidR="00746A6D" w:rsidRPr="006041D6" w:rsidRDefault="00746A6D" w:rsidP="00746A6D">
      <w:pPr>
        <w:pStyle w:val="Ttulo1"/>
        <w:numPr>
          <w:ilvl w:val="0"/>
          <w:numId w:val="5"/>
        </w:numPr>
        <w:ind w:left="0" w:firstLine="0"/>
        <w:jc w:val="both"/>
        <w:rPr>
          <w:rFonts w:cs="Arial"/>
          <w:sz w:val="20"/>
          <w:szCs w:val="20"/>
        </w:rPr>
      </w:pPr>
      <w:bookmarkStart w:id="3" w:name="_Hlk30413453"/>
      <w:r w:rsidRPr="006041D6">
        <w:rPr>
          <w:rFonts w:cs="Arial"/>
          <w:sz w:val="20"/>
          <w:szCs w:val="20"/>
        </w:rPr>
        <w:t>VIGENCIA DE LA CONTRATACIÓN.</w:t>
      </w:r>
    </w:p>
    <w:p w14:paraId="6BCE7B9F" w14:textId="77777777" w:rsidR="00877653" w:rsidRDefault="00877653" w:rsidP="00877653">
      <w:pPr>
        <w:pStyle w:val="Textoindependiente"/>
        <w:rPr>
          <w:rFonts w:ascii="Century Gothic" w:hAnsi="Century Gothic" w:cs="Arial"/>
          <w:sz w:val="20"/>
          <w:szCs w:val="20"/>
          <w:lang w:val="es-ES"/>
        </w:rPr>
      </w:pPr>
    </w:p>
    <w:p w14:paraId="50C4551E" w14:textId="4EE96B84" w:rsidR="00746A6D" w:rsidRPr="00877653" w:rsidRDefault="00746A6D" w:rsidP="00877653">
      <w:pPr>
        <w:pStyle w:val="Textoindependiente"/>
        <w:rPr>
          <w:rFonts w:ascii="Calibri" w:hAnsi="Calibri" w:cs="Calibri"/>
          <w:sz w:val="22"/>
          <w:szCs w:val="22"/>
          <w:lang w:val="es-ES"/>
        </w:rPr>
      </w:pPr>
      <w:r w:rsidRPr="00877653">
        <w:rPr>
          <w:rFonts w:ascii="Calibri" w:hAnsi="Calibri" w:cs="Calibri"/>
          <w:sz w:val="22"/>
          <w:szCs w:val="22"/>
          <w:lang w:val="es-ES"/>
        </w:rPr>
        <w:t>La contratación tendrá una vigencia desde aceptada la orden de compra</w:t>
      </w:r>
      <w:bookmarkStart w:id="4" w:name="_Hlk48640612"/>
      <w:r w:rsidRPr="00877653">
        <w:rPr>
          <w:rFonts w:ascii="Calibri" w:hAnsi="Calibri" w:cs="Calibri"/>
          <w:sz w:val="22"/>
          <w:szCs w:val="22"/>
          <w:lang w:val="es-ES"/>
        </w:rPr>
        <w:t>, hasta la recepción conforme de todos los bienes objeto de la presente adquisición.</w:t>
      </w:r>
    </w:p>
    <w:p w14:paraId="17024DF9" w14:textId="77777777" w:rsidR="00746A6D" w:rsidRPr="006041D6" w:rsidRDefault="00746A6D" w:rsidP="00746A6D">
      <w:pPr>
        <w:spacing w:after="0"/>
        <w:jc w:val="both"/>
        <w:rPr>
          <w:rFonts w:cs="Arial"/>
          <w:sz w:val="20"/>
          <w:szCs w:val="20"/>
        </w:rPr>
      </w:pPr>
    </w:p>
    <w:bookmarkEnd w:id="3"/>
    <w:bookmarkEnd w:id="4"/>
    <w:p w14:paraId="4E75F66A" w14:textId="77777777" w:rsidR="00746A6D" w:rsidRPr="006041D6" w:rsidRDefault="00746A6D" w:rsidP="00746A6D">
      <w:pPr>
        <w:pStyle w:val="Ttulo1"/>
        <w:numPr>
          <w:ilvl w:val="0"/>
          <w:numId w:val="5"/>
        </w:numPr>
        <w:ind w:left="0" w:firstLine="0"/>
        <w:jc w:val="both"/>
        <w:rPr>
          <w:rFonts w:cs="Arial"/>
          <w:bCs/>
          <w:sz w:val="20"/>
          <w:szCs w:val="20"/>
          <w:lang w:eastAsia="es-ES_tradnl"/>
        </w:rPr>
      </w:pPr>
      <w:r w:rsidRPr="006041D6">
        <w:rPr>
          <w:rFonts w:cs="Arial"/>
          <w:snapToGrid w:val="0"/>
          <w:sz w:val="20"/>
          <w:szCs w:val="20"/>
          <w:lang w:val="es-ES"/>
        </w:rPr>
        <w:t>DEL PRECIO Y FORMA DE PAGO.</w:t>
      </w:r>
    </w:p>
    <w:p w14:paraId="2A7468E9" w14:textId="77777777" w:rsidR="00877653" w:rsidRDefault="00877653" w:rsidP="00877653">
      <w:pPr>
        <w:pStyle w:val="Textoindependiente"/>
        <w:rPr>
          <w:rFonts w:ascii="Century Gothic" w:hAnsi="Century Gothic" w:cs="Arial"/>
          <w:sz w:val="20"/>
          <w:szCs w:val="20"/>
          <w:lang w:val="es-ES"/>
        </w:rPr>
      </w:pPr>
    </w:p>
    <w:p w14:paraId="1E7B19C0" w14:textId="4235F13C" w:rsidR="00746A6D" w:rsidRPr="00877653" w:rsidRDefault="00746A6D" w:rsidP="00877653">
      <w:pPr>
        <w:pStyle w:val="Textoindependiente"/>
        <w:rPr>
          <w:rFonts w:ascii="Calibri" w:hAnsi="Calibri" w:cs="Calibri"/>
          <w:sz w:val="22"/>
          <w:szCs w:val="22"/>
          <w:lang w:val="es-ES"/>
        </w:rPr>
      </w:pPr>
      <w:r w:rsidRPr="00877653">
        <w:rPr>
          <w:rFonts w:ascii="Calibri" w:hAnsi="Calibri" w:cs="Calibri"/>
          <w:sz w:val="22"/>
          <w:szCs w:val="22"/>
          <w:lang w:val="es-ES"/>
        </w:rPr>
        <w:t xml:space="preserve">El Servicio Local pagará en conformidad de la recepción conforme correspondiente a los bienes efectivamente entregados y procederá a efectuar el pago que corresponda dentro del plazo de 30 días corridos, contados desde la recepción conforme. </w:t>
      </w:r>
    </w:p>
    <w:p w14:paraId="73979B09" w14:textId="77777777" w:rsidR="00746A6D" w:rsidRPr="006041D6" w:rsidRDefault="00746A6D" w:rsidP="00746A6D">
      <w:pPr>
        <w:spacing w:after="0" w:line="276" w:lineRule="auto"/>
        <w:jc w:val="both"/>
        <w:rPr>
          <w:rFonts w:cs="Arial"/>
          <w:sz w:val="20"/>
          <w:szCs w:val="20"/>
        </w:rPr>
      </w:pPr>
    </w:p>
    <w:p w14:paraId="1A23A2A1" w14:textId="77777777" w:rsidR="00746A6D" w:rsidRPr="006041D6" w:rsidRDefault="00746A6D" w:rsidP="00746A6D">
      <w:pPr>
        <w:pStyle w:val="Ttulo1"/>
        <w:numPr>
          <w:ilvl w:val="0"/>
          <w:numId w:val="5"/>
        </w:numPr>
        <w:ind w:left="0" w:firstLine="0"/>
        <w:jc w:val="both"/>
        <w:rPr>
          <w:rFonts w:cs="Arial"/>
          <w:sz w:val="20"/>
          <w:szCs w:val="20"/>
        </w:rPr>
      </w:pPr>
      <w:r w:rsidRPr="006041D6">
        <w:rPr>
          <w:rFonts w:cs="Arial"/>
          <w:sz w:val="20"/>
          <w:szCs w:val="20"/>
        </w:rPr>
        <w:t>MULTAS</w:t>
      </w:r>
    </w:p>
    <w:p w14:paraId="6422C5CA" w14:textId="77777777" w:rsidR="00746A6D" w:rsidRPr="006041D6" w:rsidRDefault="00746A6D" w:rsidP="00746A6D">
      <w:pPr>
        <w:pStyle w:val="Prrafodelista"/>
        <w:spacing w:after="0"/>
        <w:ind w:left="0"/>
        <w:jc w:val="both"/>
        <w:rPr>
          <w:rFonts w:cs="Arial"/>
          <w:b/>
          <w:bCs/>
          <w:sz w:val="20"/>
          <w:szCs w:val="20"/>
        </w:rPr>
      </w:pPr>
      <w:bookmarkStart w:id="5" w:name="_Hlk50640945"/>
    </w:p>
    <w:bookmarkEnd w:id="5"/>
    <w:p w14:paraId="3FAD477C" w14:textId="77777777" w:rsidR="00A56D77" w:rsidRPr="00A56D77" w:rsidRDefault="00746A6D" w:rsidP="00F2424F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eastAsia="Times New Roman" w:cs="Arial"/>
          <w:b/>
          <w:bCs/>
          <w:sz w:val="20"/>
          <w:szCs w:val="20"/>
        </w:rPr>
      </w:pPr>
      <w:r w:rsidRPr="006041D6">
        <w:rPr>
          <w:rFonts w:cs="Segoe UI"/>
          <w:b/>
          <w:bCs/>
          <w:sz w:val="20"/>
          <w:szCs w:val="20"/>
          <w:lang w:bidi="he-IL"/>
        </w:rPr>
        <w:t>En el caso de atraso en la entrega:</w:t>
      </w:r>
      <w:r w:rsidRPr="006041D6">
        <w:rPr>
          <w:rFonts w:cs="Segoe UI"/>
          <w:sz w:val="20"/>
          <w:szCs w:val="20"/>
          <w:lang w:bidi="he-IL"/>
        </w:rPr>
        <w:t xml:space="preserve"> se aplicará una multa del 0.5 UTM (Unidad Tributaria Mensual), por cado día de atraso, contados desde la fecha comprometida de </w:t>
      </w:r>
      <w:r>
        <w:rPr>
          <w:rFonts w:cs="Segoe UI"/>
          <w:sz w:val="20"/>
          <w:szCs w:val="20"/>
          <w:lang w:bidi="he-IL"/>
        </w:rPr>
        <w:t>entrega</w:t>
      </w:r>
      <w:r w:rsidR="00463CD7">
        <w:rPr>
          <w:rFonts w:cs="Segoe UI"/>
          <w:sz w:val="20"/>
          <w:szCs w:val="20"/>
          <w:lang w:bidi="he-IL"/>
        </w:rPr>
        <w:t xml:space="preserve">, con un tope de 5 días de </w:t>
      </w:r>
    </w:p>
    <w:p w14:paraId="49CA0912" w14:textId="1F3D6113" w:rsidR="00A56D77" w:rsidRDefault="00C2528C" w:rsidP="00BB51B3">
      <w:pPr>
        <w:pStyle w:val="Prrafodelista"/>
        <w:spacing w:after="0" w:line="276" w:lineRule="auto"/>
        <w:jc w:val="both"/>
        <w:rPr>
          <w:rFonts w:eastAsia="Times New Roman" w:cs="Arial"/>
          <w:b/>
          <w:bCs/>
          <w:sz w:val="20"/>
          <w:szCs w:val="20"/>
        </w:rPr>
      </w:pPr>
      <w:r>
        <w:rPr>
          <w:rFonts w:cs="Segoe UI"/>
          <w:sz w:val="20"/>
          <w:szCs w:val="20"/>
          <w:lang w:bidi="he-IL"/>
        </w:rPr>
        <w:t>Atrás.</w:t>
      </w:r>
    </w:p>
    <w:p w14:paraId="110B22AB" w14:textId="77777777" w:rsidR="00A56D77" w:rsidRDefault="00A56D77" w:rsidP="00746A6D">
      <w:pPr>
        <w:spacing w:after="0" w:line="276" w:lineRule="auto"/>
        <w:ind w:left="360"/>
        <w:jc w:val="both"/>
        <w:rPr>
          <w:rFonts w:eastAsia="Times New Roman" w:cs="Arial"/>
          <w:b/>
          <w:bCs/>
          <w:sz w:val="20"/>
          <w:szCs w:val="20"/>
        </w:rPr>
      </w:pPr>
    </w:p>
    <w:p w14:paraId="208454E5" w14:textId="77777777" w:rsidR="00A56D77" w:rsidRPr="006041D6" w:rsidRDefault="00A56D77" w:rsidP="00746A6D">
      <w:pPr>
        <w:spacing w:after="0" w:line="276" w:lineRule="auto"/>
        <w:ind w:left="360"/>
        <w:jc w:val="both"/>
        <w:rPr>
          <w:rFonts w:eastAsia="Times New Roman" w:cs="Arial"/>
          <w:b/>
          <w:bCs/>
          <w:sz w:val="20"/>
          <w:szCs w:val="20"/>
        </w:rPr>
      </w:pPr>
    </w:p>
    <w:p w14:paraId="722439E7" w14:textId="28452397" w:rsidR="00746A6D" w:rsidRPr="006041D6" w:rsidRDefault="00746A6D" w:rsidP="00746A6D">
      <w:pPr>
        <w:pStyle w:val="Ttulo1"/>
        <w:numPr>
          <w:ilvl w:val="0"/>
          <w:numId w:val="5"/>
        </w:numPr>
        <w:ind w:left="0" w:firstLine="0"/>
        <w:jc w:val="both"/>
        <w:rPr>
          <w:rFonts w:cs="Segoe UI"/>
          <w:b w:val="0"/>
          <w:bCs/>
          <w:sz w:val="20"/>
          <w:szCs w:val="20"/>
        </w:rPr>
      </w:pPr>
      <w:r w:rsidRPr="006041D6">
        <w:rPr>
          <w:rFonts w:cs="Segoe UI"/>
          <w:bCs/>
          <w:sz w:val="20"/>
          <w:szCs w:val="20"/>
        </w:rPr>
        <w:t xml:space="preserve">DE LA </w:t>
      </w:r>
      <w:r w:rsidR="00914CCF">
        <w:rPr>
          <w:rFonts w:cs="Segoe UI"/>
          <w:bCs/>
          <w:sz w:val="20"/>
          <w:szCs w:val="20"/>
        </w:rPr>
        <w:t>ENTREGA</w:t>
      </w:r>
    </w:p>
    <w:p w14:paraId="72CE3DB0" w14:textId="77777777" w:rsidR="00746A6D" w:rsidRPr="00877653" w:rsidRDefault="00746A6D" w:rsidP="00877653">
      <w:pPr>
        <w:pStyle w:val="Textoindependiente"/>
        <w:rPr>
          <w:rFonts w:ascii="Calibri" w:hAnsi="Calibri" w:cs="Calibri"/>
          <w:sz w:val="22"/>
          <w:szCs w:val="22"/>
          <w:lang w:val="es-ES"/>
        </w:rPr>
      </w:pPr>
    </w:p>
    <w:p w14:paraId="6D2182FE" w14:textId="427E453D" w:rsidR="00746A6D" w:rsidRDefault="00746A6D" w:rsidP="00877653">
      <w:pPr>
        <w:pStyle w:val="Textoindependiente"/>
        <w:rPr>
          <w:rFonts w:ascii="Calibri" w:hAnsi="Calibri" w:cs="Calibri"/>
          <w:sz w:val="22"/>
          <w:szCs w:val="22"/>
          <w:lang w:val="es-ES"/>
        </w:rPr>
      </w:pPr>
      <w:r w:rsidRPr="00877653">
        <w:rPr>
          <w:rFonts w:ascii="Calibri" w:hAnsi="Calibri" w:cs="Calibri"/>
          <w:sz w:val="22"/>
          <w:szCs w:val="22"/>
          <w:lang w:val="es-ES"/>
        </w:rPr>
        <w:t xml:space="preserve">La entrega será previamente coordinada entre el proveedor y </w:t>
      </w:r>
      <w:r w:rsidR="00E41FBC">
        <w:rPr>
          <w:rFonts w:ascii="Calibri" w:hAnsi="Calibri" w:cs="Calibri"/>
          <w:sz w:val="22"/>
          <w:szCs w:val="22"/>
          <w:lang w:val="es-ES"/>
        </w:rPr>
        <w:t>la unidad requirente</w:t>
      </w:r>
      <w:r w:rsidRPr="00877653">
        <w:rPr>
          <w:rFonts w:ascii="Calibri" w:hAnsi="Calibri" w:cs="Calibri"/>
          <w:sz w:val="22"/>
          <w:szCs w:val="22"/>
          <w:lang w:val="es-ES"/>
        </w:rPr>
        <w:t>, el contacto de</w:t>
      </w:r>
      <w:r w:rsidR="005240FE">
        <w:rPr>
          <w:rFonts w:ascii="Calibri" w:hAnsi="Calibri" w:cs="Calibri"/>
          <w:sz w:val="22"/>
          <w:szCs w:val="22"/>
          <w:lang w:val="es-ES"/>
        </w:rPr>
        <w:t xml:space="preserve"> la unidad requirente</w:t>
      </w:r>
      <w:r w:rsidRPr="00877653">
        <w:rPr>
          <w:rFonts w:ascii="Calibri" w:hAnsi="Calibri" w:cs="Calibri"/>
          <w:sz w:val="22"/>
          <w:szCs w:val="22"/>
          <w:lang w:val="es-ES"/>
        </w:rPr>
        <w:t xml:space="preserve"> será informado al proveedor seleccionado.</w:t>
      </w:r>
    </w:p>
    <w:p w14:paraId="32BC21EC" w14:textId="77777777" w:rsidR="006250F7" w:rsidRDefault="006250F7" w:rsidP="00877653">
      <w:pPr>
        <w:pStyle w:val="Textoindependiente"/>
        <w:rPr>
          <w:rFonts w:ascii="Calibri" w:hAnsi="Calibri" w:cs="Calibri"/>
          <w:sz w:val="22"/>
          <w:szCs w:val="22"/>
          <w:lang w:val="es-ES"/>
        </w:rPr>
      </w:pP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3367"/>
        <w:gridCol w:w="2523"/>
        <w:gridCol w:w="1902"/>
        <w:gridCol w:w="1053"/>
      </w:tblGrid>
      <w:tr w:rsidR="00A86246" w:rsidRPr="00A56D77" w14:paraId="2CC2048C" w14:textId="77777777" w:rsidTr="00C2528C">
        <w:trPr>
          <w:trHeight w:val="274"/>
        </w:trPr>
        <w:tc>
          <w:tcPr>
            <w:tcW w:w="1903" w:type="pct"/>
            <w:shd w:val="clear" w:color="auto" w:fill="000000" w:themeFill="text1"/>
            <w:noWrap/>
            <w:hideMark/>
          </w:tcPr>
          <w:p w14:paraId="268EA22B" w14:textId="4912CF51" w:rsidR="00A86246" w:rsidRPr="000848C1" w:rsidRDefault="00A86246" w:rsidP="000848C1">
            <w:pPr>
              <w:pStyle w:val="Textoindependiente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</w:pPr>
            <w:r w:rsidRPr="000848C1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>Producto o Servicio</w:t>
            </w:r>
          </w:p>
        </w:tc>
        <w:tc>
          <w:tcPr>
            <w:tcW w:w="1426" w:type="pct"/>
            <w:shd w:val="clear" w:color="auto" w:fill="000000" w:themeFill="text1"/>
            <w:noWrap/>
            <w:hideMark/>
          </w:tcPr>
          <w:p w14:paraId="3F97D484" w14:textId="5E221D6C" w:rsidR="00A86246" w:rsidRPr="000848C1" w:rsidRDefault="00A86246" w:rsidP="000848C1">
            <w:pPr>
              <w:pStyle w:val="Textoindependiente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</w:pPr>
            <w:r w:rsidRPr="000848C1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>Establecimiento</w:t>
            </w:r>
          </w:p>
        </w:tc>
        <w:tc>
          <w:tcPr>
            <w:tcW w:w="1075" w:type="pct"/>
            <w:shd w:val="clear" w:color="auto" w:fill="000000" w:themeFill="text1"/>
            <w:noWrap/>
            <w:hideMark/>
          </w:tcPr>
          <w:p w14:paraId="3EC0910A" w14:textId="29F5025D" w:rsidR="00A86246" w:rsidRPr="000848C1" w:rsidRDefault="00A86246" w:rsidP="000848C1">
            <w:pPr>
              <w:pStyle w:val="Textoindependiente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</w:pPr>
            <w:r w:rsidRPr="000848C1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>Dirección</w:t>
            </w:r>
          </w:p>
        </w:tc>
        <w:tc>
          <w:tcPr>
            <w:tcW w:w="595" w:type="pct"/>
            <w:shd w:val="clear" w:color="auto" w:fill="000000" w:themeFill="text1"/>
            <w:noWrap/>
            <w:hideMark/>
          </w:tcPr>
          <w:p w14:paraId="7C88F23D" w14:textId="77777777" w:rsidR="00A86246" w:rsidRPr="000848C1" w:rsidRDefault="00A86246" w:rsidP="000848C1">
            <w:pPr>
              <w:pStyle w:val="Textoindependiente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</w:pPr>
            <w:r w:rsidRPr="000848C1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>Comuna</w:t>
            </w:r>
          </w:p>
        </w:tc>
      </w:tr>
      <w:tr w:rsidR="00A86246" w:rsidRPr="00A56D77" w14:paraId="4D24AB18" w14:textId="77777777" w:rsidTr="00095DFB">
        <w:trPr>
          <w:trHeight w:val="274"/>
        </w:trPr>
        <w:tc>
          <w:tcPr>
            <w:tcW w:w="1903" w:type="pct"/>
            <w:noWrap/>
            <w:hideMark/>
          </w:tcPr>
          <w:p w14:paraId="2A354866" w14:textId="7868D26E" w:rsidR="00A86246" w:rsidRPr="000848C1" w:rsidRDefault="00F626AA" w:rsidP="00A56D77">
            <w:pPr>
              <w:pStyle w:val="Textoindependiente"/>
              <w:rPr>
                <w:rFonts w:ascii="Calibri" w:hAnsi="Calibri" w:cs="Calibri"/>
                <w:sz w:val="22"/>
                <w:szCs w:val="22"/>
                <w:lang w:val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/>
              </w:rPr>
              <w:t>L</w:t>
            </w:r>
            <w:r w:rsidR="00F674A3" w:rsidRPr="00F674A3">
              <w:rPr>
                <w:rFonts w:ascii="Calibri" w:hAnsi="Calibri" w:cs="Calibri"/>
                <w:sz w:val="22"/>
                <w:szCs w:val="22"/>
                <w:lang w:val="es-CL"/>
              </w:rPr>
              <w:t>ibros de actividad Ziemax Piensa+ F - ED2026</w:t>
            </w:r>
          </w:p>
        </w:tc>
        <w:tc>
          <w:tcPr>
            <w:tcW w:w="1426" w:type="pct"/>
            <w:noWrap/>
            <w:hideMark/>
          </w:tcPr>
          <w:p w14:paraId="53CA20DA" w14:textId="6C9CEAF0" w:rsidR="00A86246" w:rsidRPr="000848C1" w:rsidRDefault="00F626AA" w:rsidP="00C2528C">
            <w:pPr>
              <w:pStyle w:val="Textoindependiente"/>
              <w:jc w:val="left"/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F626AA">
              <w:rPr>
                <w:rFonts w:ascii="Calibri" w:hAnsi="Calibri" w:cs="Calibri"/>
                <w:sz w:val="22"/>
                <w:szCs w:val="22"/>
                <w:lang w:val="es-CL"/>
              </w:rPr>
              <w:t>Liceo Poeta</w:t>
            </w:r>
            <w:r w:rsidR="00C2528C">
              <w:rPr>
                <w:rFonts w:ascii="Calibri" w:hAnsi="Calibri" w:cs="Calibri"/>
                <w:sz w:val="22"/>
                <w:szCs w:val="22"/>
                <w:lang w:val="es-CL"/>
              </w:rPr>
              <w:t xml:space="preserve"> </w:t>
            </w:r>
            <w:r w:rsidRPr="00F626AA">
              <w:rPr>
                <w:rFonts w:ascii="Calibri" w:hAnsi="Calibri" w:cs="Calibri"/>
                <w:sz w:val="22"/>
                <w:szCs w:val="22"/>
                <w:lang w:val="es-CL"/>
              </w:rPr>
              <w:t>Federico García Lorca</w:t>
            </w:r>
          </w:p>
        </w:tc>
        <w:tc>
          <w:tcPr>
            <w:tcW w:w="1075" w:type="pct"/>
            <w:noWrap/>
            <w:hideMark/>
          </w:tcPr>
          <w:p w14:paraId="0C5B3E4A" w14:textId="392DC1EC" w:rsidR="00A86246" w:rsidRPr="000848C1" w:rsidRDefault="00AE5725" w:rsidP="004A443D">
            <w:pPr>
              <w:pStyle w:val="Textoindependiente"/>
              <w:jc w:val="left"/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AE5725">
              <w:rPr>
                <w:rFonts w:ascii="Calibri" w:hAnsi="Calibri" w:cs="Calibri"/>
                <w:sz w:val="22"/>
                <w:szCs w:val="22"/>
                <w:lang w:val="es-CL"/>
              </w:rPr>
              <w:t>J</w:t>
            </w:r>
            <w:r w:rsidR="004A443D">
              <w:rPr>
                <w:rFonts w:ascii="Calibri" w:hAnsi="Calibri" w:cs="Calibri"/>
                <w:sz w:val="22"/>
                <w:szCs w:val="22"/>
                <w:lang w:val="es-CL"/>
              </w:rPr>
              <w:t>ulio Montt</w:t>
            </w:r>
            <w:r w:rsidRPr="00AE5725">
              <w:rPr>
                <w:rFonts w:ascii="Calibri" w:hAnsi="Calibri" w:cs="Calibri"/>
                <w:sz w:val="22"/>
                <w:szCs w:val="22"/>
                <w:lang w:val="es-CL"/>
              </w:rPr>
              <w:t xml:space="preserve"> S</w:t>
            </w:r>
            <w:r w:rsidR="004A443D">
              <w:rPr>
                <w:rFonts w:ascii="Calibri" w:hAnsi="Calibri" w:cs="Calibri"/>
                <w:sz w:val="22"/>
                <w:szCs w:val="22"/>
                <w:lang w:val="es-CL"/>
              </w:rPr>
              <w:t xml:space="preserve">alamanca </w:t>
            </w:r>
            <w:r w:rsidRPr="00AE5725">
              <w:rPr>
                <w:rFonts w:ascii="Calibri" w:hAnsi="Calibri" w:cs="Calibri"/>
                <w:sz w:val="22"/>
                <w:szCs w:val="22"/>
                <w:lang w:val="es-CL"/>
              </w:rPr>
              <w:t>5999</w:t>
            </w:r>
          </w:p>
        </w:tc>
        <w:tc>
          <w:tcPr>
            <w:tcW w:w="595" w:type="pct"/>
            <w:noWrap/>
            <w:hideMark/>
          </w:tcPr>
          <w:p w14:paraId="2371505C" w14:textId="2CA12D30" w:rsidR="00A86246" w:rsidRPr="000848C1" w:rsidRDefault="00191AE3" w:rsidP="00A56D77">
            <w:pPr>
              <w:pStyle w:val="Textoindependiente"/>
              <w:rPr>
                <w:rFonts w:ascii="Calibri" w:hAnsi="Calibri" w:cs="Calibri"/>
                <w:sz w:val="22"/>
                <w:szCs w:val="22"/>
                <w:lang w:val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/>
              </w:rPr>
              <w:t>Conchali</w:t>
            </w:r>
          </w:p>
        </w:tc>
      </w:tr>
      <w:tr w:rsidR="00095DFB" w:rsidRPr="00A56D77" w14:paraId="0C1D28C6" w14:textId="77777777" w:rsidTr="00095DFB">
        <w:trPr>
          <w:trHeight w:val="274"/>
        </w:trPr>
        <w:tc>
          <w:tcPr>
            <w:tcW w:w="1903" w:type="pct"/>
            <w:noWrap/>
          </w:tcPr>
          <w:p w14:paraId="2306BC12" w14:textId="53C11FF1" w:rsidR="00095DFB" w:rsidRPr="000848C1" w:rsidRDefault="00C2528C" w:rsidP="00095DFB">
            <w:pPr>
              <w:pStyle w:val="Textoindependiente"/>
              <w:rPr>
                <w:rFonts w:ascii="Calibri" w:hAnsi="Calibri" w:cs="Calibri"/>
                <w:sz w:val="22"/>
                <w:szCs w:val="22"/>
                <w:lang w:val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/>
              </w:rPr>
              <w:t>L</w:t>
            </w:r>
            <w:r w:rsidRPr="00C2528C">
              <w:rPr>
                <w:rFonts w:ascii="Calibri" w:hAnsi="Calibri" w:cs="Calibri"/>
                <w:sz w:val="22"/>
                <w:szCs w:val="22"/>
                <w:lang w:val="es-CL"/>
              </w:rPr>
              <w:t xml:space="preserve">ibros de actividad </w:t>
            </w:r>
            <w:proofErr w:type="spellStart"/>
            <w:r w:rsidR="00035803" w:rsidRPr="00035803">
              <w:rPr>
                <w:rFonts w:ascii="Calibri" w:hAnsi="Calibri" w:cs="Calibri"/>
                <w:sz w:val="22"/>
                <w:szCs w:val="22"/>
                <w:lang w:val="es-CL"/>
              </w:rPr>
              <w:t>Ziemax</w:t>
            </w:r>
            <w:proofErr w:type="spellEnd"/>
            <w:r w:rsidR="00035803" w:rsidRPr="00035803">
              <w:rPr>
                <w:rFonts w:ascii="Calibri" w:hAnsi="Calibri" w:cs="Calibri"/>
                <w:sz w:val="22"/>
                <w:szCs w:val="22"/>
                <w:lang w:val="es-CL"/>
              </w:rPr>
              <w:t xml:space="preserve"> </w:t>
            </w:r>
            <w:r w:rsidRPr="00C2528C">
              <w:rPr>
                <w:rFonts w:ascii="Calibri" w:hAnsi="Calibri" w:cs="Calibri"/>
                <w:sz w:val="22"/>
                <w:szCs w:val="22"/>
                <w:lang w:val="es-CL"/>
              </w:rPr>
              <w:t>Piensa+ G - ED2026</w:t>
            </w:r>
          </w:p>
        </w:tc>
        <w:tc>
          <w:tcPr>
            <w:tcW w:w="1426" w:type="pct"/>
            <w:noWrap/>
          </w:tcPr>
          <w:p w14:paraId="79460DF0" w14:textId="0C1D4EE3" w:rsidR="00095DFB" w:rsidRPr="000848C1" w:rsidRDefault="00095DFB" w:rsidP="00C2528C">
            <w:pPr>
              <w:pStyle w:val="Textoindependiente"/>
              <w:jc w:val="left"/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F626AA">
              <w:rPr>
                <w:rFonts w:ascii="Calibri" w:hAnsi="Calibri" w:cs="Calibri"/>
                <w:sz w:val="22"/>
                <w:szCs w:val="22"/>
                <w:lang w:val="es-CL"/>
              </w:rPr>
              <w:t>Liceo Poeta Federico García Lorca</w:t>
            </w:r>
          </w:p>
        </w:tc>
        <w:tc>
          <w:tcPr>
            <w:tcW w:w="1075" w:type="pct"/>
            <w:noWrap/>
          </w:tcPr>
          <w:p w14:paraId="0F919AE3" w14:textId="5B681834" w:rsidR="00095DFB" w:rsidRPr="000848C1" w:rsidRDefault="00095DFB" w:rsidP="00E15241">
            <w:pPr>
              <w:pStyle w:val="Textoindependiente"/>
              <w:jc w:val="left"/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AE5725">
              <w:rPr>
                <w:rFonts w:ascii="Calibri" w:hAnsi="Calibri" w:cs="Calibri"/>
                <w:sz w:val="22"/>
                <w:szCs w:val="22"/>
                <w:lang w:val="es-CL"/>
              </w:rPr>
              <w:t>J</w:t>
            </w:r>
            <w:r>
              <w:rPr>
                <w:rFonts w:ascii="Calibri" w:hAnsi="Calibri" w:cs="Calibri"/>
                <w:sz w:val="22"/>
                <w:szCs w:val="22"/>
                <w:lang w:val="es-CL"/>
              </w:rPr>
              <w:t>ulio Montt</w:t>
            </w:r>
            <w:r w:rsidRPr="00AE5725">
              <w:rPr>
                <w:rFonts w:ascii="Calibri" w:hAnsi="Calibri" w:cs="Calibri"/>
                <w:sz w:val="22"/>
                <w:szCs w:val="22"/>
                <w:lang w:val="es-CL"/>
              </w:rPr>
              <w:t xml:space="preserve"> S</w:t>
            </w:r>
            <w:r>
              <w:rPr>
                <w:rFonts w:ascii="Calibri" w:hAnsi="Calibri" w:cs="Calibri"/>
                <w:sz w:val="22"/>
                <w:szCs w:val="22"/>
                <w:lang w:val="es-CL"/>
              </w:rPr>
              <w:t xml:space="preserve">alamanca </w:t>
            </w:r>
            <w:r w:rsidRPr="00AE5725">
              <w:rPr>
                <w:rFonts w:ascii="Calibri" w:hAnsi="Calibri" w:cs="Calibri"/>
                <w:sz w:val="22"/>
                <w:szCs w:val="22"/>
                <w:lang w:val="es-CL"/>
              </w:rPr>
              <w:t>5999</w:t>
            </w:r>
          </w:p>
        </w:tc>
        <w:tc>
          <w:tcPr>
            <w:tcW w:w="595" w:type="pct"/>
            <w:noWrap/>
          </w:tcPr>
          <w:p w14:paraId="5FEFC31D" w14:textId="43757681" w:rsidR="00095DFB" w:rsidRPr="000848C1" w:rsidRDefault="00095DFB" w:rsidP="00095DFB">
            <w:pPr>
              <w:pStyle w:val="Textoindependiente"/>
              <w:rPr>
                <w:rFonts w:ascii="Calibri" w:hAnsi="Calibri" w:cs="Calibri"/>
                <w:sz w:val="22"/>
                <w:szCs w:val="22"/>
                <w:lang w:val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/>
              </w:rPr>
              <w:t>Conchali</w:t>
            </w:r>
          </w:p>
        </w:tc>
      </w:tr>
    </w:tbl>
    <w:p w14:paraId="79D8C01E" w14:textId="77777777" w:rsidR="006250F7" w:rsidRPr="00877653" w:rsidRDefault="006250F7" w:rsidP="00877653">
      <w:pPr>
        <w:pStyle w:val="Textoindependiente"/>
        <w:rPr>
          <w:rFonts w:ascii="Calibri" w:hAnsi="Calibri" w:cs="Calibri"/>
          <w:sz w:val="22"/>
          <w:szCs w:val="22"/>
          <w:lang w:val="es-ES"/>
        </w:rPr>
      </w:pPr>
    </w:p>
    <w:p w14:paraId="050F0E30" w14:textId="3FEA13A1" w:rsidR="00746A6D" w:rsidRDefault="00746A6D" w:rsidP="00F2424F">
      <w:pPr>
        <w:spacing w:line="278" w:lineRule="auto"/>
        <w:rPr>
          <w:rFonts w:eastAsia="Segoe UI Emoji" w:cs="Segoe UI Emoji"/>
          <w:bCs/>
          <w:sz w:val="20"/>
          <w:szCs w:val="20"/>
        </w:rPr>
      </w:pPr>
    </w:p>
    <w:p w14:paraId="434BEC20" w14:textId="77777777" w:rsidR="00C2528C" w:rsidRDefault="00C2528C" w:rsidP="00F2424F">
      <w:pPr>
        <w:spacing w:line="278" w:lineRule="auto"/>
        <w:rPr>
          <w:rFonts w:eastAsia="Segoe UI Emoji" w:cs="Segoe UI Emoji"/>
          <w:bCs/>
          <w:sz w:val="20"/>
          <w:szCs w:val="20"/>
        </w:rPr>
      </w:pPr>
    </w:p>
    <w:p w14:paraId="04C73BF6" w14:textId="77777777" w:rsidR="00C2528C" w:rsidRDefault="00C2528C" w:rsidP="00F2424F">
      <w:pPr>
        <w:spacing w:line="278" w:lineRule="auto"/>
        <w:rPr>
          <w:rFonts w:eastAsia="Segoe UI Emoji" w:cs="Segoe UI Emoji"/>
          <w:bCs/>
          <w:sz w:val="20"/>
          <w:szCs w:val="20"/>
        </w:rPr>
      </w:pPr>
    </w:p>
    <w:p w14:paraId="335CD536" w14:textId="77777777" w:rsidR="00C2528C" w:rsidRDefault="00C2528C" w:rsidP="00F2424F">
      <w:pPr>
        <w:spacing w:line="278" w:lineRule="auto"/>
        <w:rPr>
          <w:rFonts w:eastAsia="Segoe UI Emoji" w:cs="Segoe UI Emoji"/>
          <w:bCs/>
          <w:sz w:val="20"/>
          <w:szCs w:val="20"/>
        </w:rPr>
      </w:pPr>
    </w:p>
    <w:p w14:paraId="53F4F793" w14:textId="77777777" w:rsidR="00C2528C" w:rsidRDefault="00C2528C" w:rsidP="00F2424F">
      <w:pPr>
        <w:spacing w:line="278" w:lineRule="auto"/>
        <w:rPr>
          <w:rFonts w:eastAsia="Segoe UI Emoji" w:cs="Segoe UI Emoji"/>
          <w:bCs/>
          <w:sz w:val="20"/>
          <w:szCs w:val="20"/>
        </w:rPr>
      </w:pPr>
    </w:p>
    <w:p w14:paraId="336E4179" w14:textId="77777777" w:rsidR="00C2528C" w:rsidRDefault="00C2528C" w:rsidP="00F2424F">
      <w:pPr>
        <w:spacing w:line="278" w:lineRule="auto"/>
        <w:rPr>
          <w:rFonts w:eastAsia="Segoe UI Emoji" w:cs="Segoe UI Emoji"/>
          <w:bCs/>
          <w:sz w:val="20"/>
          <w:szCs w:val="20"/>
        </w:rPr>
      </w:pPr>
    </w:p>
    <w:p w14:paraId="09D89D84" w14:textId="77777777" w:rsidR="00914CCF" w:rsidRPr="006041D6" w:rsidRDefault="00914CCF" w:rsidP="00F2424F">
      <w:pPr>
        <w:spacing w:line="278" w:lineRule="auto"/>
        <w:rPr>
          <w:rFonts w:eastAsia="Segoe UI Emoji" w:cs="Segoe UI Emoji"/>
          <w:bCs/>
          <w:sz w:val="20"/>
          <w:szCs w:val="20"/>
        </w:rPr>
      </w:pPr>
    </w:p>
    <w:p w14:paraId="219CD0F2" w14:textId="77777777" w:rsidR="00746A6D" w:rsidRPr="006041D6" w:rsidRDefault="00746A6D" w:rsidP="00746A6D">
      <w:pPr>
        <w:spacing w:after="0" w:line="276" w:lineRule="auto"/>
        <w:jc w:val="center"/>
        <w:rPr>
          <w:rFonts w:eastAsia="Segoe UI Emoji" w:cs="Segoe UI Emoji"/>
          <w:b/>
          <w:sz w:val="20"/>
          <w:szCs w:val="20"/>
        </w:rPr>
      </w:pPr>
      <w:r w:rsidRPr="006041D6">
        <w:rPr>
          <w:rFonts w:eastAsia="Segoe UI Emoji" w:cs="Segoe UI Emoji"/>
          <w:b/>
          <w:sz w:val="20"/>
          <w:szCs w:val="20"/>
        </w:rPr>
        <w:lastRenderedPageBreak/>
        <w:t>ANEXO N°1</w:t>
      </w:r>
    </w:p>
    <w:p w14:paraId="1808A6B6" w14:textId="77777777" w:rsidR="00746A6D" w:rsidRPr="006041D6" w:rsidRDefault="00746A6D" w:rsidP="00746A6D">
      <w:pPr>
        <w:spacing w:after="0" w:line="276" w:lineRule="auto"/>
        <w:jc w:val="center"/>
        <w:rPr>
          <w:rFonts w:eastAsia="Segoe UI Emoji" w:cs="Segoe UI Emoji"/>
          <w:b/>
          <w:sz w:val="20"/>
          <w:szCs w:val="20"/>
        </w:rPr>
      </w:pPr>
    </w:p>
    <w:p w14:paraId="1EF062F2" w14:textId="77777777" w:rsidR="00746A6D" w:rsidRPr="006041D6" w:rsidRDefault="00746A6D" w:rsidP="00746A6D">
      <w:pPr>
        <w:pStyle w:val="Prrafodelista"/>
        <w:numPr>
          <w:ilvl w:val="0"/>
          <w:numId w:val="8"/>
        </w:numPr>
        <w:spacing w:after="0" w:line="276" w:lineRule="auto"/>
        <w:ind w:left="0" w:firstLine="0"/>
        <w:rPr>
          <w:rFonts w:eastAsia="Segoe UI Emoji" w:cs="Segoe UI Emoji"/>
          <w:b/>
          <w:sz w:val="20"/>
          <w:szCs w:val="20"/>
        </w:rPr>
      </w:pPr>
      <w:r w:rsidRPr="006041D6">
        <w:rPr>
          <w:rFonts w:eastAsia="Segoe UI Emoji" w:cs="Segoe UI Emoji"/>
          <w:b/>
          <w:sz w:val="20"/>
          <w:szCs w:val="20"/>
        </w:rPr>
        <w:t>IDENTIFICACIÓN DEL PROPONENTE Y ACEPTACIÓN DE LAS CONDICIONES DE LA ADQUISICIÓN.</w:t>
      </w:r>
    </w:p>
    <w:p w14:paraId="071094B1" w14:textId="77777777" w:rsidR="00746A6D" w:rsidRPr="006041D6" w:rsidRDefault="00746A6D" w:rsidP="00746A6D">
      <w:pPr>
        <w:spacing w:after="0" w:line="276" w:lineRule="auto"/>
        <w:rPr>
          <w:rFonts w:eastAsia="Segoe UI Emoji" w:cs="Segoe UI Emoji"/>
          <w:bCs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746A6D" w:rsidRPr="006041D6" w14:paraId="717F4192" w14:textId="77777777" w:rsidTr="00F21973">
        <w:tc>
          <w:tcPr>
            <w:tcW w:w="3256" w:type="dxa"/>
          </w:tcPr>
          <w:p w14:paraId="2224F550" w14:textId="77777777" w:rsidR="00746A6D" w:rsidRPr="0080049C" w:rsidRDefault="00746A6D" w:rsidP="00F21973">
            <w:pPr>
              <w:spacing w:line="276" w:lineRule="auto"/>
              <w:rPr>
                <w:rFonts w:ascii="Century Gothic" w:eastAsia="Segoe UI Emoji" w:hAnsi="Century Gothic" w:cs="Segoe UI Emoji"/>
                <w:bCs/>
                <w:sz w:val="18"/>
                <w:szCs w:val="18"/>
              </w:rPr>
            </w:pPr>
            <w:r w:rsidRPr="0080049C">
              <w:rPr>
                <w:rFonts w:ascii="Century Gothic" w:eastAsia="Segoe UI Emoji" w:hAnsi="Century Gothic" w:cs="Segoe UI Emoji"/>
                <w:bCs/>
                <w:sz w:val="18"/>
                <w:szCs w:val="18"/>
              </w:rPr>
              <w:t>NOMBRE O RAZÓN SOCIAL</w:t>
            </w:r>
          </w:p>
        </w:tc>
        <w:tc>
          <w:tcPr>
            <w:tcW w:w="5572" w:type="dxa"/>
          </w:tcPr>
          <w:p w14:paraId="7EE3BB93" w14:textId="77777777" w:rsidR="00746A6D" w:rsidRDefault="00746A6D" w:rsidP="00F21973">
            <w:pPr>
              <w:spacing w:line="276" w:lineRule="auto"/>
              <w:rPr>
                <w:rFonts w:ascii="Century Gothic" w:eastAsia="Segoe UI Emoji" w:hAnsi="Century Gothic" w:cs="Segoe UI Emoji"/>
                <w:bCs/>
                <w:sz w:val="20"/>
                <w:szCs w:val="20"/>
              </w:rPr>
            </w:pPr>
          </w:p>
          <w:p w14:paraId="019FFB7B" w14:textId="77777777" w:rsidR="00746A6D" w:rsidRPr="006041D6" w:rsidRDefault="00746A6D" w:rsidP="00F21973">
            <w:pPr>
              <w:spacing w:line="276" w:lineRule="auto"/>
              <w:rPr>
                <w:rFonts w:ascii="Century Gothic" w:eastAsia="Segoe UI Emoji" w:hAnsi="Century Gothic" w:cs="Segoe UI Emoji"/>
                <w:bCs/>
                <w:sz w:val="20"/>
                <w:szCs w:val="20"/>
              </w:rPr>
            </w:pPr>
          </w:p>
        </w:tc>
      </w:tr>
      <w:tr w:rsidR="00746A6D" w:rsidRPr="006041D6" w14:paraId="0839C696" w14:textId="77777777" w:rsidTr="00F21973">
        <w:tc>
          <w:tcPr>
            <w:tcW w:w="3256" w:type="dxa"/>
          </w:tcPr>
          <w:p w14:paraId="3A037E78" w14:textId="77777777" w:rsidR="00746A6D" w:rsidRPr="0080049C" w:rsidRDefault="00746A6D" w:rsidP="00F21973">
            <w:pPr>
              <w:spacing w:line="276" w:lineRule="auto"/>
              <w:rPr>
                <w:rFonts w:ascii="Century Gothic" w:eastAsia="Segoe UI Emoji" w:hAnsi="Century Gothic" w:cs="Segoe UI Emoji"/>
                <w:bCs/>
                <w:sz w:val="18"/>
                <w:szCs w:val="18"/>
              </w:rPr>
            </w:pPr>
            <w:r w:rsidRPr="0080049C">
              <w:rPr>
                <w:rFonts w:ascii="Century Gothic" w:eastAsia="Segoe UI Emoji" w:hAnsi="Century Gothic" w:cs="Segoe UI Emoji"/>
                <w:bCs/>
                <w:sz w:val="18"/>
                <w:szCs w:val="18"/>
              </w:rPr>
              <w:t>RUT</w:t>
            </w:r>
          </w:p>
        </w:tc>
        <w:tc>
          <w:tcPr>
            <w:tcW w:w="5572" w:type="dxa"/>
          </w:tcPr>
          <w:p w14:paraId="33178D59" w14:textId="77777777" w:rsidR="00746A6D" w:rsidRDefault="00746A6D" w:rsidP="00F21973">
            <w:pPr>
              <w:spacing w:line="276" w:lineRule="auto"/>
              <w:rPr>
                <w:rFonts w:ascii="Century Gothic" w:eastAsia="Segoe UI Emoji" w:hAnsi="Century Gothic" w:cs="Segoe UI Emoji"/>
                <w:bCs/>
                <w:sz w:val="20"/>
                <w:szCs w:val="20"/>
              </w:rPr>
            </w:pPr>
          </w:p>
          <w:p w14:paraId="29965B50" w14:textId="77777777" w:rsidR="00746A6D" w:rsidRPr="006041D6" w:rsidRDefault="00746A6D" w:rsidP="00F21973">
            <w:pPr>
              <w:spacing w:line="276" w:lineRule="auto"/>
              <w:rPr>
                <w:rFonts w:ascii="Century Gothic" w:eastAsia="Segoe UI Emoji" w:hAnsi="Century Gothic" w:cs="Segoe UI Emoji"/>
                <w:bCs/>
                <w:sz w:val="20"/>
                <w:szCs w:val="20"/>
              </w:rPr>
            </w:pPr>
          </w:p>
        </w:tc>
      </w:tr>
      <w:tr w:rsidR="00746A6D" w:rsidRPr="006041D6" w14:paraId="29B53C5B" w14:textId="77777777" w:rsidTr="00F21973">
        <w:tc>
          <w:tcPr>
            <w:tcW w:w="3256" w:type="dxa"/>
          </w:tcPr>
          <w:p w14:paraId="2B8416A6" w14:textId="77777777" w:rsidR="00746A6D" w:rsidRPr="0080049C" w:rsidRDefault="00746A6D" w:rsidP="00F21973">
            <w:pPr>
              <w:spacing w:line="276" w:lineRule="auto"/>
              <w:rPr>
                <w:rFonts w:ascii="Century Gothic" w:eastAsia="Segoe UI Emoji" w:hAnsi="Century Gothic" w:cs="Segoe UI Emoji"/>
                <w:bCs/>
                <w:sz w:val="18"/>
                <w:szCs w:val="18"/>
              </w:rPr>
            </w:pPr>
            <w:r w:rsidRPr="0080049C">
              <w:rPr>
                <w:rFonts w:ascii="Century Gothic" w:eastAsia="Segoe UI Emoji" w:hAnsi="Century Gothic" w:cs="Segoe UI Emoji"/>
                <w:bCs/>
                <w:sz w:val="18"/>
                <w:szCs w:val="18"/>
              </w:rPr>
              <w:t>CORREO ELECTRÓNICO PARA NOTIFICACIONES</w:t>
            </w:r>
          </w:p>
        </w:tc>
        <w:tc>
          <w:tcPr>
            <w:tcW w:w="5572" w:type="dxa"/>
          </w:tcPr>
          <w:p w14:paraId="0565B3F4" w14:textId="77777777" w:rsidR="00746A6D" w:rsidRPr="006041D6" w:rsidRDefault="00746A6D" w:rsidP="00F21973">
            <w:pPr>
              <w:spacing w:line="276" w:lineRule="auto"/>
              <w:rPr>
                <w:rFonts w:ascii="Century Gothic" w:eastAsia="Segoe UI Emoji" w:hAnsi="Century Gothic" w:cs="Segoe UI Emoji"/>
                <w:bCs/>
                <w:sz w:val="20"/>
                <w:szCs w:val="20"/>
              </w:rPr>
            </w:pPr>
          </w:p>
        </w:tc>
      </w:tr>
      <w:tr w:rsidR="00746A6D" w:rsidRPr="006041D6" w14:paraId="11676B3F" w14:textId="77777777" w:rsidTr="00F21973">
        <w:tc>
          <w:tcPr>
            <w:tcW w:w="3256" w:type="dxa"/>
          </w:tcPr>
          <w:p w14:paraId="28D9490D" w14:textId="77777777" w:rsidR="00746A6D" w:rsidRPr="0080049C" w:rsidRDefault="00746A6D" w:rsidP="00F21973">
            <w:pPr>
              <w:spacing w:line="276" w:lineRule="auto"/>
              <w:rPr>
                <w:rFonts w:ascii="Century Gothic" w:eastAsia="Segoe UI Emoji" w:hAnsi="Century Gothic" w:cs="Segoe UI Emoji"/>
                <w:bCs/>
                <w:sz w:val="18"/>
                <w:szCs w:val="18"/>
              </w:rPr>
            </w:pPr>
            <w:r w:rsidRPr="0080049C">
              <w:rPr>
                <w:rFonts w:ascii="Century Gothic" w:eastAsia="Segoe UI Emoji" w:hAnsi="Century Gothic" w:cs="Segoe UI Emoji"/>
                <w:bCs/>
                <w:sz w:val="18"/>
                <w:szCs w:val="18"/>
              </w:rPr>
              <w:t>FONO</w:t>
            </w:r>
          </w:p>
        </w:tc>
        <w:tc>
          <w:tcPr>
            <w:tcW w:w="5572" w:type="dxa"/>
          </w:tcPr>
          <w:p w14:paraId="32D430F8" w14:textId="77777777" w:rsidR="00746A6D" w:rsidRPr="006041D6" w:rsidRDefault="00746A6D" w:rsidP="00F21973">
            <w:pPr>
              <w:spacing w:line="276" w:lineRule="auto"/>
              <w:rPr>
                <w:rFonts w:ascii="Century Gothic" w:eastAsia="Segoe UI Emoji" w:hAnsi="Century Gothic" w:cs="Segoe UI Emoji"/>
                <w:bCs/>
                <w:sz w:val="20"/>
                <w:szCs w:val="20"/>
              </w:rPr>
            </w:pPr>
          </w:p>
        </w:tc>
      </w:tr>
    </w:tbl>
    <w:p w14:paraId="73F1F320" w14:textId="77777777" w:rsidR="000848C1" w:rsidRDefault="000848C1" w:rsidP="00746A6D">
      <w:pPr>
        <w:spacing w:after="0" w:line="276" w:lineRule="auto"/>
        <w:rPr>
          <w:rFonts w:eastAsia="Segoe UI Emoji" w:cs="Segoe UI Emoji"/>
          <w:b/>
          <w:sz w:val="20"/>
          <w:szCs w:val="20"/>
        </w:rPr>
      </w:pPr>
    </w:p>
    <w:p w14:paraId="0BCDB936" w14:textId="77777777" w:rsidR="000848C1" w:rsidRPr="006041D6" w:rsidRDefault="000848C1" w:rsidP="00746A6D">
      <w:pPr>
        <w:spacing w:after="0" w:line="276" w:lineRule="auto"/>
        <w:rPr>
          <w:rFonts w:eastAsia="Segoe UI Emoji" w:cs="Segoe UI Emoji"/>
          <w:b/>
          <w:sz w:val="20"/>
          <w:szCs w:val="20"/>
        </w:rPr>
      </w:pPr>
    </w:p>
    <w:p w14:paraId="6F9915EE" w14:textId="77777777" w:rsidR="00746A6D" w:rsidRPr="006041D6" w:rsidRDefault="00746A6D" w:rsidP="00746A6D">
      <w:pPr>
        <w:pStyle w:val="Prrafodelista"/>
        <w:numPr>
          <w:ilvl w:val="0"/>
          <w:numId w:val="8"/>
        </w:numPr>
        <w:spacing w:after="0" w:line="276" w:lineRule="auto"/>
        <w:ind w:left="0" w:firstLine="0"/>
        <w:rPr>
          <w:rFonts w:eastAsia="Segoe UI Emoji" w:cs="Segoe UI Emoji"/>
          <w:b/>
          <w:sz w:val="20"/>
          <w:szCs w:val="20"/>
        </w:rPr>
      </w:pPr>
      <w:r w:rsidRPr="006041D6">
        <w:rPr>
          <w:rFonts w:eastAsia="Segoe UI Emoji" w:cs="Segoe UI Emoji"/>
          <w:b/>
          <w:sz w:val="20"/>
          <w:szCs w:val="20"/>
        </w:rPr>
        <w:t>OFERTA ECONÓMICA</w:t>
      </w:r>
    </w:p>
    <w:tbl>
      <w:tblPr>
        <w:tblStyle w:val="TableGrid"/>
        <w:tblW w:w="8893" w:type="dxa"/>
        <w:tblInd w:w="0" w:type="dxa"/>
        <w:tblLayout w:type="fixed"/>
        <w:tblCellMar>
          <w:top w:w="50" w:type="dxa"/>
          <w:left w:w="71" w:type="dxa"/>
          <w:bottom w:w="20" w:type="dxa"/>
          <w:right w:w="115" w:type="dxa"/>
        </w:tblCellMar>
        <w:tblLook w:val="04A0" w:firstRow="1" w:lastRow="0" w:firstColumn="1" w:lastColumn="0" w:noHBand="0" w:noVBand="1"/>
      </w:tblPr>
      <w:tblGrid>
        <w:gridCol w:w="644"/>
        <w:gridCol w:w="5337"/>
        <w:gridCol w:w="1141"/>
        <w:gridCol w:w="1771"/>
      </w:tblGrid>
      <w:tr w:rsidR="00CA52C9" w:rsidRPr="00FB2553" w14:paraId="29E432FE" w14:textId="70CDEF18" w:rsidTr="00A06E08">
        <w:trPr>
          <w:trHeight w:val="290"/>
        </w:trPr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14:paraId="4D03DC34" w14:textId="77777777" w:rsidR="00CA52C9" w:rsidRPr="00A81886" w:rsidRDefault="00CA52C9" w:rsidP="00CA52C9">
            <w:pPr>
              <w:ind w:left="43"/>
              <w:jc w:val="center"/>
              <w:rPr>
                <w:szCs w:val="22"/>
              </w:rPr>
            </w:pPr>
            <w:r w:rsidRPr="00A81886">
              <w:rPr>
                <w:rFonts w:eastAsia="Century Gothic"/>
                <w:color w:val="FFFFFF"/>
                <w:szCs w:val="22"/>
              </w:rPr>
              <w:t>Ítem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14:paraId="2823A676" w14:textId="77777777" w:rsidR="00CA52C9" w:rsidRPr="00A81886" w:rsidRDefault="00CA52C9" w:rsidP="00CA52C9">
            <w:pPr>
              <w:ind w:left="48"/>
              <w:jc w:val="center"/>
              <w:rPr>
                <w:szCs w:val="22"/>
              </w:rPr>
            </w:pPr>
            <w:r w:rsidRPr="00A81886">
              <w:rPr>
                <w:rFonts w:eastAsia="Century Gothic"/>
                <w:color w:val="FFFFFF"/>
                <w:szCs w:val="22"/>
              </w:rPr>
              <w:t>Descripción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14:paraId="7AB5C219" w14:textId="77777777" w:rsidR="00CA52C9" w:rsidRPr="00FB2553" w:rsidRDefault="00CA52C9" w:rsidP="00CA52C9">
            <w:pPr>
              <w:ind w:left="43"/>
              <w:jc w:val="center"/>
              <w:rPr>
                <w:rFonts w:eastAsia="Century Gothic"/>
                <w:color w:val="FFFFFF"/>
                <w:szCs w:val="22"/>
              </w:rPr>
            </w:pPr>
            <w:r>
              <w:rPr>
                <w:rFonts w:eastAsia="Century Gothic"/>
                <w:color w:val="FFFFFF"/>
                <w:szCs w:val="22"/>
              </w:rPr>
              <w:t>Cantidad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14:paraId="275A5EE3" w14:textId="0375EDF0" w:rsidR="00CA52C9" w:rsidRDefault="00CA52C9" w:rsidP="00CA52C9">
            <w:pPr>
              <w:ind w:left="43"/>
              <w:jc w:val="center"/>
              <w:rPr>
                <w:rFonts w:eastAsia="Century Gothic"/>
                <w:color w:val="FFFFFF"/>
                <w:szCs w:val="22"/>
              </w:rPr>
            </w:pPr>
            <w:r w:rsidRPr="00BC5FAF">
              <w:rPr>
                <w:rFonts w:eastAsia="Times New Roman" w:cs="Times New Roman"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>Precio</w:t>
            </w:r>
            <w:r w:rsidR="00DC1A67">
              <w:rPr>
                <w:rFonts w:eastAsia="Times New Roman" w:cs="Times New Roman"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</w:t>
            </w:r>
            <w:r w:rsidRPr="00BC5FAF">
              <w:rPr>
                <w:rFonts w:eastAsia="Times New Roman" w:cs="Times New Roman"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>neto</w:t>
            </w:r>
          </w:p>
        </w:tc>
      </w:tr>
      <w:tr w:rsidR="002D6113" w:rsidRPr="004B3ED2" w14:paraId="22D91781" w14:textId="732D9DD1" w:rsidTr="00A06E08">
        <w:trPr>
          <w:trHeight w:val="290"/>
        </w:trPr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0221" w14:textId="77777777" w:rsidR="002D6113" w:rsidRPr="001C3DE2" w:rsidRDefault="002D6113" w:rsidP="002D6113">
            <w:pPr>
              <w:jc w:val="center"/>
              <w:rPr>
                <w:rFonts w:eastAsia="Century Gothic"/>
                <w:color w:val="auto"/>
                <w:szCs w:val="22"/>
              </w:rPr>
            </w:pPr>
            <w:r>
              <w:rPr>
                <w:rFonts w:eastAsia="Century Gothic"/>
                <w:color w:val="auto"/>
                <w:szCs w:val="22"/>
              </w:rPr>
              <w:t>1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F8D3F" w14:textId="0DE149D3" w:rsidR="002D6113" w:rsidRPr="00A81886" w:rsidRDefault="002D6113" w:rsidP="002D6113">
            <w:pPr>
              <w:ind w:left="48"/>
              <w:jc w:val="center"/>
              <w:rPr>
                <w:rFonts w:eastAsia="Century Gothic"/>
                <w:color w:val="FFFFFF"/>
                <w:szCs w:val="22"/>
              </w:rPr>
            </w:pPr>
            <w:r>
              <w:rPr>
                <w:rFonts w:eastAsia="Century Gothic"/>
                <w:color w:val="000000" w:themeColor="text1"/>
                <w:szCs w:val="22"/>
              </w:rPr>
              <w:t>Li</w:t>
            </w:r>
            <w:r w:rsidRPr="004F5D67">
              <w:rPr>
                <w:rFonts w:eastAsia="Century Gothic"/>
                <w:color w:val="000000" w:themeColor="text1"/>
                <w:szCs w:val="22"/>
              </w:rPr>
              <w:t>bros de actividad Ziemax Piensa+ F - ED2026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A7AE2" w14:textId="1F37BC63" w:rsidR="002D6113" w:rsidRPr="004B3ED2" w:rsidRDefault="002D6113" w:rsidP="002D6113">
            <w:pPr>
              <w:ind w:left="43"/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40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4C5E" w14:textId="77777777" w:rsidR="002D6113" w:rsidRDefault="002D6113" w:rsidP="002D6113">
            <w:pPr>
              <w:ind w:left="43"/>
              <w:jc w:val="center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2D6113" w14:paraId="64E368FB" w14:textId="10A2E716" w:rsidTr="00A06E08">
        <w:trPr>
          <w:trHeight w:val="290"/>
        </w:trPr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77CD0" w14:textId="77777777" w:rsidR="002D6113" w:rsidRDefault="002D6113" w:rsidP="002D6113">
            <w:pPr>
              <w:jc w:val="center"/>
              <w:rPr>
                <w:rFonts w:eastAsia="Century Gothic"/>
                <w:color w:val="auto"/>
                <w:szCs w:val="22"/>
              </w:rPr>
            </w:pPr>
            <w:r>
              <w:rPr>
                <w:rFonts w:eastAsia="Century Gothic"/>
                <w:color w:val="auto"/>
                <w:szCs w:val="22"/>
              </w:rPr>
              <w:t>2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264F" w14:textId="2600B546" w:rsidR="002D6113" w:rsidRPr="002B6074" w:rsidRDefault="002D6113" w:rsidP="002D6113">
            <w:pPr>
              <w:ind w:left="48"/>
              <w:jc w:val="center"/>
              <w:rPr>
                <w:rFonts w:eastAsia="Century Gothic"/>
                <w:color w:val="000000" w:themeColor="text1"/>
                <w:szCs w:val="22"/>
              </w:rPr>
            </w:pPr>
            <w:r>
              <w:rPr>
                <w:rFonts w:eastAsia="Century Gothic"/>
                <w:color w:val="000000" w:themeColor="text1"/>
                <w:szCs w:val="22"/>
              </w:rPr>
              <w:t>Li</w:t>
            </w:r>
            <w:r w:rsidRPr="00270D02">
              <w:rPr>
                <w:rFonts w:eastAsia="Century Gothic"/>
                <w:color w:val="000000" w:themeColor="text1"/>
                <w:szCs w:val="22"/>
              </w:rPr>
              <w:t xml:space="preserve">bros de actividad </w:t>
            </w:r>
            <w:r w:rsidR="00EF7DCB" w:rsidRPr="00EF7DCB">
              <w:rPr>
                <w:rFonts w:eastAsia="Century Gothic"/>
                <w:color w:val="000000" w:themeColor="text1"/>
                <w:szCs w:val="22"/>
              </w:rPr>
              <w:t xml:space="preserve">Ziemax </w:t>
            </w:r>
            <w:r w:rsidRPr="00270D02">
              <w:rPr>
                <w:rFonts w:eastAsia="Century Gothic"/>
                <w:color w:val="000000" w:themeColor="text1"/>
                <w:szCs w:val="22"/>
              </w:rPr>
              <w:t>Piensa+ G - ED2026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66A28" w14:textId="20BF7AA2" w:rsidR="002D6113" w:rsidRDefault="002D6113" w:rsidP="002D6113">
            <w:pPr>
              <w:ind w:left="43"/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40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7E05A" w14:textId="77777777" w:rsidR="002D6113" w:rsidRDefault="002D6113" w:rsidP="002D6113">
            <w:pPr>
              <w:ind w:left="43"/>
              <w:jc w:val="center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CA52C9" w14:paraId="259F3C30" w14:textId="77777777" w:rsidTr="00A06E08">
        <w:trPr>
          <w:trHeight w:val="290"/>
        </w:trPr>
        <w:tc>
          <w:tcPr>
            <w:tcW w:w="7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FED96" w14:textId="32F2594A" w:rsidR="00CA52C9" w:rsidRDefault="00CA52C9" w:rsidP="00CA52C9">
            <w:pPr>
              <w:ind w:left="43"/>
              <w:jc w:val="right"/>
              <w:rPr>
                <w:rFonts w:ascii="Century Gothic" w:hAnsi="Century Gothic" w:cs="Arial"/>
                <w:sz w:val="20"/>
                <w:szCs w:val="20"/>
              </w:rPr>
            </w:pPr>
            <w:r w:rsidRPr="00EA1B1F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SUB TOTAL NETO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A4ED6" w14:textId="77777777" w:rsidR="00CA52C9" w:rsidRDefault="00CA52C9" w:rsidP="00CA52C9">
            <w:pPr>
              <w:ind w:left="43"/>
              <w:jc w:val="center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CA52C9" w14:paraId="729B2C80" w14:textId="77777777" w:rsidTr="00A06E08">
        <w:trPr>
          <w:trHeight w:val="290"/>
        </w:trPr>
        <w:tc>
          <w:tcPr>
            <w:tcW w:w="7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4FE2C" w14:textId="21F7657F" w:rsidR="00CA52C9" w:rsidRDefault="00CA52C9" w:rsidP="00CA52C9">
            <w:pPr>
              <w:ind w:left="43"/>
              <w:jc w:val="right"/>
              <w:rPr>
                <w:rFonts w:ascii="Century Gothic" w:hAnsi="Century Gothic" w:cs="Arial"/>
                <w:sz w:val="20"/>
                <w:szCs w:val="20"/>
              </w:rPr>
            </w:pPr>
            <w:r w:rsidRPr="00EA1B1F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IMPUESTOS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7920E" w14:textId="77777777" w:rsidR="00CA52C9" w:rsidRDefault="00CA52C9" w:rsidP="00CA52C9">
            <w:pPr>
              <w:ind w:left="43"/>
              <w:jc w:val="center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CA52C9" w14:paraId="6CEAF69E" w14:textId="77777777" w:rsidTr="00A06E08">
        <w:trPr>
          <w:trHeight w:val="290"/>
        </w:trPr>
        <w:tc>
          <w:tcPr>
            <w:tcW w:w="7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9D78" w14:textId="77777777" w:rsidR="00CA52C9" w:rsidRDefault="00CA52C9" w:rsidP="00CA52C9">
            <w:pPr>
              <w:spacing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  <w:p w14:paraId="48C90505" w14:textId="77777777" w:rsidR="00CA52C9" w:rsidRDefault="00CA52C9" w:rsidP="00CA52C9">
            <w:pPr>
              <w:spacing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  <w:p w14:paraId="6EA5C13B" w14:textId="5BE2A431" w:rsidR="00CA52C9" w:rsidRDefault="00CA52C9" w:rsidP="00CA52C9">
            <w:pPr>
              <w:ind w:left="43"/>
              <w:jc w:val="right"/>
              <w:rPr>
                <w:rFonts w:ascii="Century Gothic" w:hAnsi="Century Gothic" w:cs="Arial"/>
                <w:sz w:val="20"/>
                <w:szCs w:val="20"/>
              </w:rPr>
            </w:pPr>
            <w:r w:rsidRPr="00EA1B1F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TOTAL, IMPUESTOS INCLUIDOS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2E93F" w14:textId="77777777" w:rsidR="00CA52C9" w:rsidRDefault="00CA52C9" w:rsidP="00CA52C9">
            <w:pPr>
              <w:ind w:left="43"/>
              <w:jc w:val="center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</w:tbl>
    <w:p w14:paraId="2A55240F" w14:textId="77777777" w:rsidR="000848C1" w:rsidRDefault="000848C1" w:rsidP="00BB0705">
      <w:pPr>
        <w:pStyle w:val="Prrafodelista"/>
        <w:spacing w:after="0" w:line="276" w:lineRule="auto"/>
        <w:ind w:left="0"/>
        <w:rPr>
          <w:rFonts w:eastAsia="Segoe UI Emoji" w:cs="Segoe UI Emoji"/>
          <w:b/>
          <w:sz w:val="20"/>
          <w:szCs w:val="20"/>
        </w:rPr>
      </w:pPr>
    </w:p>
    <w:p w14:paraId="203BD2A1" w14:textId="77777777" w:rsidR="000848C1" w:rsidRPr="00BB0705" w:rsidRDefault="000848C1" w:rsidP="00BB0705">
      <w:pPr>
        <w:pStyle w:val="Prrafodelista"/>
        <w:spacing w:after="0" w:line="276" w:lineRule="auto"/>
        <w:ind w:left="0"/>
        <w:rPr>
          <w:rFonts w:eastAsia="Segoe UI Emoji" w:cs="Segoe UI Emoji"/>
          <w:b/>
          <w:sz w:val="20"/>
          <w:szCs w:val="20"/>
        </w:rPr>
      </w:pPr>
    </w:p>
    <w:p w14:paraId="547179C2" w14:textId="4208810E" w:rsidR="00746A6D" w:rsidRPr="00BB0705" w:rsidRDefault="00746A6D" w:rsidP="000848C1">
      <w:pPr>
        <w:pStyle w:val="Prrafodelista"/>
        <w:numPr>
          <w:ilvl w:val="0"/>
          <w:numId w:val="8"/>
        </w:numPr>
        <w:spacing w:after="0" w:line="276" w:lineRule="auto"/>
        <w:rPr>
          <w:rFonts w:eastAsia="Segoe UI Emoji" w:cs="Segoe UI Emoji"/>
          <w:b/>
          <w:sz w:val="20"/>
          <w:szCs w:val="20"/>
        </w:rPr>
      </w:pPr>
      <w:r w:rsidRPr="00BB0705">
        <w:rPr>
          <w:rFonts w:eastAsia="Segoe UI Emoji" w:cs="Segoe UI Emoji"/>
          <w:b/>
          <w:sz w:val="20"/>
          <w:szCs w:val="20"/>
        </w:rPr>
        <w:t>PLAZO DE ENTREGA</w:t>
      </w:r>
    </w:p>
    <w:p w14:paraId="60DF2E4D" w14:textId="77777777" w:rsidR="00DA06E5" w:rsidRDefault="00DA06E5" w:rsidP="00746A6D">
      <w:pPr>
        <w:spacing w:after="0" w:line="276" w:lineRule="auto"/>
        <w:jc w:val="both"/>
        <w:rPr>
          <w:rFonts w:eastAsia="Segoe UI Emoji" w:cs="Segoe UI Emoji"/>
          <w:sz w:val="20"/>
          <w:szCs w:val="20"/>
          <w:lang w:val="es-ES"/>
        </w:rPr>
      </w:pPr>
    </w:p>
    <w:p w14:paraId="2058F15A" w14:textId="0D0A5803" w:rsidR="00746A6D" w:rsidRDefault="00746A6D" w:rsidP="00746A6D">
      <w:pPr>
        <w:spacing w:after="0" w:line="276" w:lineRule="auto"/>
        <w:jc w:val="both"/>
        <w:rPr>
          <w:rFonts w:eastAsia="Segoe UI Emoji" w:cs="Segoe UI Emoji"/>
          <w:sz w:val="20"/>
          <w:szCs w:val="20"/>
          <w:lang w:val="es-ES"/>
        </w:rPr>
      </w:pPr>
      <w:r w:rsidRPr="006041D6">
        <w:rPr>
          <w:rFonts w:eastAsia="Segoe UI Emoji" w:cs="Segoe UI Emoji"/>
          <w:sz w:val="20"/>
          <w:szCs w:val="20"/>
          <w:lang w:val="es-ES"/>
        </w:rPr>
        <w:t xml:space="preserve">El oferente declara cumplir y aceptar con el plazo de entrega de los bienes objeto de la presente contratación. </w:t>
      </w:r>
    </w:p>
    <w:p w14:paraId="0F2FD66D" w14:textId="77777777" w:rsidR="00746A6D" w:rsidRDefault="00746A6D" w:rsidP="00746A6D">
      <w:pPr>
        <w:spacing w:after="0" w:line="276" w:lineRule="auto"/>
        <w:jc w:val="both"/>
        <w:rPr>
          <w:rFonts w:eastAsia="Segoe UI Emoji" w:cs="Segoe UI Emoji"/>
          <w:sz w:val="20"/>
          <w:szCs w:val="20"/>
          <w:lang w:val="es-ES"/>
        </w:rPr>
      </w:pPr>
    </w:p>
    <w:p w14:paraId="7F0A1FA3" w14:textId="139317F2" w:rsidR="00746A6D" w:rsidRDefault="000A6816" w:rsidP="00746A6D">
      <w:pPr>
        <w:spacing w:after="0" w:line="276" w:lineRule="auto"/>
        <w:rPr>
          <w:rFonts w:eastAsia="Segoe UI Emoji" w:cs="Segoe UI Emoji"/>
          <w:bCs/>
          <w:sz w:val="20"/>
          <w:szCs w:val="20"/>
        </w:rPr>
      </w:pPr>
      <w:r>
        <w:rPr>
          <w:rFonts w:eastAsia="Segoe UI Emoji" w:cs="Segoe UI Emoji"/>
          <w:bCs/>
          <w:sz w:val="20"/>
          <w:szCs w:val="20"/>
        </w:rPr>
        <w:t xml:space="preserve">Plazo de entrega: </w:t>
      </w:r>
      <w:r w:rsidR="00DA06E5">
        <w:rPr>
          <w:rFonts w:eastAsia="Segoe UI Emoji" w:cs="Segoe UI Emoji"/>
          <w:bCs/>
          <w:sz w:val="20"/>
          <w:szCs w:val="20"/>
        </w:rPr>
        <w:t>___ días hábiles</w:t>
      </w:r>
    </w:p>
    <w:p w14:paraId="53B34FF8" w14:textId="77777777" w:rsidR="00C01CB5" w:rsidRPr="006041D6" w:rsidRDefault="00C01CB5" w:rsidP="00746A6D">
      <w:pPr>
        <w:spacing w:after="0" w:line="276" w:lineRule="auto"/>
        <w:rPr>
          <w:rFonts w:eastAsia="Segoe UI Emoji" w:cs="Segoe UI Emoji"/>
          <w:bCs/>
          <w:sz w:val="20"/>
          <w:szCs w:val="20"/>
        </w:rPr>
      </w:pPr>
    </w:p>
    <w:p w14:paraId="426CABD9" w14:textId="5342F620" w:rsidR="00746A6D" w:rsidRPr="006041D6" w:rsidRDefault="00746A6D" w:rsidP="00746A6D">
      <w:pPr>
        <w:pStyle w:val="Default"/>
        <w:rPr>
          <w:sz w:val="20"/>
          <w:szCs w:val="20"/>
        </w:rPr>
      </w:pPr>
      <w:r w:rsidRPr="006041D6">
        <w:rPr>
          <w:sz w:val="20"/>
          <w:szCs w:val="20"/>
        </w:rPr>
        <w:t>Datos de contacto para coordinación del</w:t>
      </w:r>
      <w:r w:rsidR="00C01CB5">
        <w:rPr>
          <w:sz w:val="20"/>
          <w:szCs w:val="20"/>
        </w:rPr>
        <w:t xml:space="preserve"> despacho</w:t>
      </w:r>
      <w:r w:rsidRPr="006041D6">
        <w:rPr>
          <w:sz w:val="20"/>
          <w:szCs w:val="20"/>
        </w:rPr>
        <w:t>:</w:t>
      </w:r>
    </w:p>
    <w:p w14:paraId="5E097295" w14:textId="77777777" w:rsidR="00746A6D" w:rsidRPr="006041D6" w:rsidRDefault="00746A6D" w:rsidP="00746A6D">
      <w:pPr>
        <w:pStyle w:val="Default"/>
        <w:rPr>
          <w:sz w:val="20"/>
          <w:szCs w:val="20"/>
        </w:rPr>
      </w:pPr>
    </w:p>
    <w:p w14:paraId="2B7D944C" w14:textId="77777777" w:rsidR="00746A6D" w:rsidRPr="006041D6" w:rsidRDefault="00746A6D" w:rsidP="00746A6D">
      <w:pPr>
        <w:pStyle w:val="Default"/>
        <w:spacing w:after="240"/>
        <w:rPr>
          <w:sz w:val="20"/>
          <w:szCs w:val="20"/>
        </w:rPr>
      </w:pPr>
      <w:r w:rsidRPr="006041D6">
        <w:rPr>
          <w:sz w:val="20"/>
          <w:szCs w:val="20"/>
        </w:rPr>
        <w:t>Nombre: ________________________________________________</w:t>
      </w:r>
    </w:p>
    <w:p w14:paraId="0BAEFD1B" w14:textId="77777777" w:rsidR="00746A6D" w:rsidRPr="006041D6" w:rsidRDefault="00746A6D" w:rsidP="00746A6D">
      <w:pPr>
        <w:pStyle w:val="Default"/>
        <w:spacing w:after="240"/>
        <w:rPr>
          <w:sz w:val="20"/>
          <w:szCs w:val="20"/>
        </w:rPr>
      </w:pPr>
      <w:r w:rsidRPr="006041D6">
        <w:rPr>
          <w:sz w:val="20"/>
          <w:szCs w:val="20"/>
        </w:rPr>
        <w:t>Correo: _______________________________</w:t>
      </w:r>
    </w:p>
    <w:p w14:paraId="5330B1F3" w14:textId="77777777" w:rsidR="00746A6D" w:rsidRPr="006041D6" w:rsidRDefault="00746A6D" w:rsidP="00746A6D">
      <w:pPr>
        <w:pStyle w:val="Default"/>
        <w:rPr>
          <w:sz w:val="20"/>
          <w:szCs w:val="20"/>
        </w:rPr>
      </w:pPr>
    </w:p>
    <w:p w14:paraId="65D40094" w14:textId="77777777" w:rsidR="00746A6D" w:rsidRPr="006041D6" w:rsidRDefault="00746A6D" w:rsidP="00746A6D">
      <w:pPr>
        <w:pStyle w:val="Default"/>
        <w:rPr>
          <w:sz w:val="20"/>
          <w:szCs w:val="20"/>
        </w:rPr>
      </w:pPr>
    </w:p>
    <w:p w14:paraId="11270F40" w14:textId="77777777" w:rsidR="00746A6D" w:rsidRDefault="00746A6D" w:rsidP="00746A6D">
      <w:pPr>
        <w:pStyle w:val="Default"/>
        <w:rPr>
          <w:sz w:val="20"/>
          <w:szCs w:val="20"/>
        </w:rPr>
      </w:pPr>
    </w:p>
    <w:p w14:paraId="2280C9CB" w14:textId="2F9B9615" w:rsidR="00746A6D" w:rsidRPr="00C01CB5" w:rsidRDefault="00C01CB5" w:rsidP="000848C1">
      <w:pPr>
        <w:pStyle w:val="Prrafodelista"/>
        <w:numPr>
          <w:ilvl w:val="0"/>
          <w:numId w:val="8"/>
        </w:numPr>
        <w:spacing w:after="0" w:line="276" w:lineRule="auto"/>
        <w:rPr>
          <w:b/>
          <w:bCs/>
          <w:sz w:val="20"/>
          <w:szCs w:val="20"/>
        </w:rPr>
      </w:pPr>
      <w:r w:rsidRPr="00C01CB5">
        <w:rPr>
          <w:b/>
          <w:bCs/>
          <w:sz w:val="20"/>
          <w:szCs w:val="20"/>
        </w:rPr>
        <w:t>DATOS BANCARIOS</w:t>
      </w:r>
    </w:p>
    <w:p w14:paraId="37F969D6" w14:textId="77777777" w:rsidR="005B799B" w:rsidRDefault="005B799B" w:rsidP="005B799B">
      <w:pPr>
        <w:pStyle w:val="Prrafodelista"/>
        <w:spacing w:after="0" w:line="276" w:lineRule="auto"/>
        <w:ind w:left="0"/>
        <w:rPr>
          <w:sz w:val="20"/>
          <w:szCs w:val="20"/>
        </w:rPr>
      </w:pPr>
    </w:p>
    <w:p w14:paraId="47F9EB2D" w14:textId="058AC6CD" w:rsidR="005B799B" w:rsidRDefault="005B799B" w:rsidP="005B799B">
      <w:pPr>
        <w:pStyle w:val="Prrafodelista"/>
        <w:spacing w:after="0" w:line="276" w:lineRule="auto"/>
        <w:ind w:left="0"/>
        <w:rPr>
          <w:sz w:val="20"/>
          <w:szCs w:val="20"/>
        </w:rPr>
      </w:pPr>
      <w:r>
        <w:rPr>
          <w:sz w:val="20"/>
          <w:szCs w:val="20"/>
        </w:rPr>
        <w:t>E</w:t>
      </w:r>
      <w:r w:rsidRPr="00BC100D">
        <w:rPr>
          <w:sz w:val="20"/>
          <w:szCs w:val="20"/>
        </w:rPr>
        <w:t>n caso de resultar seleccionado en el proceso de compra en cuestión autorizo el pago de los servicios adquiridos a la siguiente cuenta:</w:t>
      </w:r>
    </w:p>
    <w:p w14:paraId="1FB0579A" w14:textId="77777777" w:rsidR="00D041CD" w:rsidRPr="00BC100D" w:rsidRDefault="00D041CD" w:rsidP="005B799B">
      <w:pPr>
        <w:pStyle w:val="Prrafodelista"/>
        <w:spacing w:after="0" w:line="276" w:lineRule="auto"/>
        <w:ind w:left="0"/>
        <w:rPr>
          <w:sz w:val="20"/>
          <w:szCs w:val="20"/>
        </w:rPr>
      </w:pPr>
    </w:p>
    <w:p w14:paraId="59BFF157" w14:textId="77777777" w:rsidR="005B799B" w:rsidRPr="00BC100D" w:rsidRDefault="005B799B" w:rsidP="005B799B">
      <w:pPr>
        <w:pStyle w:val="Prrafodelista"/>
        <w:spacing w:after="0" w:line="276" w:lineRule="auto"/>
        <w:ind w:left="0"/>
        <w:rPr>
          <w:sz w:val="20"/>
          <w:szCs w:val="20"/>
        </w:rPr>
      </w:pPr>
    </w:p>
    <w:p w14:paraId="339A8833" w14:textId="77777777" w:rsidR="005B799B" w:rsidRPr="00BC100D" w:rsidRDefault="005B799B" w:rsidP="005B799B">
      <w:pPr>
        <w:spacing w:after="240"/>
        <w:ind w:right="243"/>
        <w:rPr>
          <w:rFonts w:cs="Arial"/>
          <w:bCs/>
          <w:sz w:val="20"/>
          <w:szCs w:val="20"/>
          <w:u w:val="single"/>
        </w:rPr>
      </w:pPr>
      <w:r w:rsidRPr="00BC100D">
        <w:rPr>
          <w:rFonts w:cs="Arial"/>
          <w:b/>
          <w:sz w:val="20"/>
          <w:szCs w:val="20"/>
        </w:rPr>
        <w:t xml:space="preserve">NOMBRE: </w:t>
      </w:r>
      <w:r w:rsidRPr="00BC100D">
        <w:rPr>
          <w:rFonts w:cs="Arial"/>
          <w:bCs/>
          <w:sz w:val="20"/>
          <w:szCs w:val="20"/>
          <w:u w:val="single"/>
        </w:rPr>
        <w:t>____________________________________________</w:t>
      </w:r>
      <w:r w:rsidRPr="00BC100D">
        <w:rPr>
          <w:rFonts w:cs="Arial"/>
          <w:b/>
          <w:sz w:val="20"/>
          <w:szCs w:val="20"/>
          <w:u w:val="single"/>
        </w:rPr>
        <w:t>________</w:t>
      </w:r>
      <w:r w:rsidRPr="00BC100D">
        <w:rPr>
          <w:rFonts w:cs="Arial"/>
          <w:b/>
          <w:sz w:val="20"/>
          <w:szCs w:val="20"/>
          <w:u w:val="single"/>
        </w:rPr>
        <w:tab/>
        <w:t>_____________</w:t>
      </w:r>
    </w:p>
    <w:p w14:paraId="4A67CE17" w14:textId="77777777" w:rsidR="005B799B" w:rsidRPr="00BC100D" w:rsidRDefault="005B799B" w:rsidP="005B799B">
      <w:pPr>
        <w:spacing w:after="240"/>
        <w:ind w:right="243"/>
        <w:rPr>
          <w:rFonts w:cs="Arial"/>
          <w:b/>
          <w:sz w:val="20"/>
          <w:szCs w:val="20"/>
          <w:u w:val="single"/>
        </w:rPr>
      </w:pPr>
      <w:r w:rsidRPr="00BC100D">
        <w:rPr>
          <w:rFonts w:cs="Arial"/>
          <w:b/>
          <w:sz w:val="20"/>
          <w:szCs w:val="20"/>
        </w:rPr>
        <w:t>RUT: ________________________________________________________________________</w:t>
      </w:r>
    </w:p>
    <w:p w14:paraId="0B5A1FBA" w14:textId="77777777" w:rsidR="005B799B" w:rsidRPr="00BC100D" w:rsidRDefault="005B799B" w:rsidP="005B799B">
      <w:pPr>
        <w:spacing w:after="240"/>
        <w:ind w:right="243"/>
        <w:rPr>
          <w:rFonts w:cs="Arial"/>
          <w:b/>
          <w:sz w:val="20"/>
          <w:szCs w:val="20"/>
        </w:rPr>
      </w:pPr>
      <w:r w:rsidRPr="00BC100D">
        <w:rPr>
          <w:rFonts w:cs="Arial"/>
          <w:b/>
          <w:sz w:val="20"/>
          <w:szCs w:val="20"/>
        </w:rPr>
        <w:t>CUENTA CORRIENTE: ___________________________________________________________</w:t>
      </w:r>
    </w:p>
    <w:p w14:paraId="1B7FCE1B" w14:textId="77777777" w:rsidR="005B799B" w:rsidRPr="00BC100D" w:rsidRDefault="005B799B" w:rsidP="005B799B">
      <w:pPr>
        <w:spacing w:after="240"/>
        <w:ind w:right="243"/>
        <w:rPr>
          <w:rFonts w:cs="Arial"/>
          <w:b/>
          <w:sz w:val="20"/>
          <w:szCs w:val="20"/>
        </w:rPr>
      </w:pPr>
      <w:r w:rsidRPr="00BC100D">
        <w:rPr>
          <w:rFonts w:cs="Arial"/>
          <w:b/>
          <w:sz w:val="20"/>
          <w:szCs w:val="20"/>
        </w:rPr>
        <w:t>BANCO:  _____________________________________________________________________</w:t>
      </w:r>
      <w:r w:rsidRPr="00BC100D">
        <w:rPr>
          <w:rFonts w:cs="Arial"/>
          <w:b/>
          <w:sz w:val="20"/>
          <w:szCs w:val="20"/>
        </w:rPr>
        <w:tab/>
      </w:r>
    </w:p>
    <w:p w14:paraId="41CA256C" w14:textId="1112A9BE" w:rsidR="00746A6D" w:rsidRDefault="005B799B" w:rsidP="005B799B">
      <w:pPr>
        <w:pStyle w:val="Default"/>
        <w:rPr>
          <w:sz w:val="20"/>
          <w:szCs w:val="20"/>
        </w:rPr>
      </w:pPr>
      <w:r w:rsidRPr="00BC100D">
        <w:rPr>
          <w:rFonts w:cs="Arial"/>
          <w:b/>
          <w:sz w:val="20"/>
          <w:szCs w:val="20"/>
        </w:rPr>
        <w:t>E-MAIL:  _____________________________________________________________________</w:t>
      </w:r>
    </w:p>
    <w:p w14:paraId="030A6E50" w14:textId="77777777" w:rsidR="00746A6D" w:rsidRDefault="00746A6D" w:rsidP="00746A6D">
      <w:pPr>
        <w:pStyle w:val="Default"/>
        <w:rPr>
          <w:sz w:val="20"/>
          <w:szCs w:val="20"/>
        </w:rPr>
      </w:pPr>
    </w:p>
    <w:p w14:paraId="4236B0E1" w14:textId="77777777" w:rsidR="00746A6D" w:rsidRDefault="00746A6D" w:rsidP="00746A6D">
      <w:pPr>
        <w:pStyle w:val="Default"/>
        <w:rPr>
          <w:sz w:val="20"/>
          <w:szCs w:val="20"/>
        </w:rPr>
      </w:pPr>
    </w:p>
    <w:p w14:paraId="472C7BF6" w14:textId="77777777" w:rsidR="00746A6D" w:rsidRDefault="00746A6D" w:rsidP="00746A6D">
      <w:pPr>
        <w:pStyle w:val="Default"/>
        <w:rPr>
          <w:sz w:val="20"/>
          <w:szCs w:val="20"/>
        </w:rPr>
      </w:pPr>
    </w:p>
    <w:p w14:paraId="32DA7555" w14:textId="77777777" w:rsidR="00D041CD" w:rsidRDefault="00D041CD" w:rsidP="00746A6D">
      <w:pPr>
        <w:pStyle w:val="Default"/>
        <w:rPr>
          <w:sz w:val="20"/>
          <w:szCs w:val="20"/>
        </w:rPr>
      </w:pPr>
    </w:p>
    <w:p w14:paraId="3E71189B" w14:textId="77777777" w:rsidR="00D041CD" w:rsidRDefault="00D041CD" w:rsidP="00746A6D">
      <w:pPr>
        <w:pStyle w:val="Default"/>
        <w:rPr>
          <w:sz w:val="20"/>
          <w:szCs w:val="20"/>
        </w:rPr>
      </w:pPr>
    </w:p>
    <w:p w14:paraId="3EACC1DC" w14:textId="77777777" w:rsidR="00D041CD" w:rsidRDefault="00D041CD" w:rsidP="00746A6D">
      <w:pPr>
        <w:pStyle w:val="Default"/>
        <w:rPr>
          <w:sz w:val="20"/>
          <w:szCs w:val="20"/>
        </w:rPr>
      </w:pPr>
    </w:p>
    <w:p w14:paraId="082352F0" w14:textId="77777777" w:rsidR="00D041CD" w:rsidRDefault="00D041CD" w:rsidP="00746A6D">
      <w:pPr>
        <w:pStyle w:val="Default"/>
        <w:rPr>
          <w:sz w:val="20"/>
          <w:szCs w:val="20"/>
        </w:rPr>
      </w:pPr>
    </w:p>
    <w:p w14:paraId="58A922B3" w14:textId="77777777" w:rsidR="00D041CD" w:rsidRDefault="00D041CD" w:rsidP="00746A6D">
      <w:pPr>
        <w:pStyle w:val="Default"/>
        <w:rPr>
          <w:sz w:val="20"/>
          <w:szCs w:val="20"/>
        </w:rPr>
      </w:pPr>
    </w:p>
    <w:p w14:paraId="34FCA4B6" w14:textId="77777777" w:rsidR="00D041CD" w:rsidRDefault="00D041CD" w:rsidP="00746A6D">
      <w:pPr>
        <w:pStyle w:val="Default"/>
        <w:rPr>
          <w:sz w:val="20"/>
          <w:szCs w:val="20"/>
        </w:rPr>
      </w:pPr>
    </w:p>
    <w:p w14:paraId="64DBBD32" w14:textId="77777777" w:rsidR="00D041CD" w:rsidRDefault="00D041CD" w:rsidP="00746A6D">
      <w:pPr>
        <w:pStyle w:val="Default"/>
        <w:rPr>
          <w:sz w:val="20"/>
          <w:szCs w:val="20"/>
        </w:rPr>
      </w:pPr>
    </w:p>
    <w:p w14:paraId="692BE002" w14:textId="77777777" w:rsidR="00D041CD" w:rsidRDefault="00D041CD" w:rsidP="00746A6D">
      <w:pPr>
        <w:pStyle w:val="Default"/>
        <w:rPr>
          <w:sz w:val="20"/>
          <w:szCs w:val="20"/>
        </w:rPr>
      </w:pPr>
    </w:p>
    <w:p w14:paraId="7FCF7BC0" w14:textId="77777777" w:rsidR="00D041CD" w:rsidRDefault="00D041CD" w:rsidP="00746A6D">
      <w:pPr>
        <w:pStyle w:val="Default"/>
        <w:rPr>
          <w:sz w:val="20"/>
          <w:szCs w:val="20"/>
        </w:rPr>
      </w:pPr>
    </w:p>
    <w:p w14:paraId="794CC6A5" w14:textId="77777777" w:rsidR="00D041CD" w:rsidRDefault="00D041CD" w:rsidP="00746A6D">
      <w:pPr>
        <w:pStyle w:val="Default"/>
        <w:rPr>
          <w:sz w:val="20"/>
          <w:szCs w:val="20"/>
        </w:rPr>
      </w:pPr>
    </w:p>
    <w:p w14:paraId="334EEDDA" w14:textId="77777777" w:rsidR="00D041CD" w:rsidRDefault="00D041CD" w:rsidP="00746A6D">
      <w:pPr>
        <w:pStyle w:val="Default"/>
        <w:rPr>
          <w:sz w:val="20"/>
          <w:szCs w:val="20"/>
        </w:rPr>
      </w:pPr>
    </w:p>
    <w:p w14:paraId="1C46BC74" w14:textId="77777777" w:rsidR="00D041CD" w:rsidRPr="006041D6" w:rsidRDefault="00D041CD" w:rsidP="00746A6D">
      <w:pPr>
        <w:pStyle w:val="Default"/>
        <w:rPr>
          <w:sz w:val="20"/>
          <w:szCs w:val="20"/>
        </w:rPr>
      </w:pPr>
    </w:p>
    <w:p w14:paraId="109C5D25" w14:textId="77777777" w:rsidR="00746A6D" w:rsidRPr="006041D6" w:rsidRDefault="00746A6D" w:rsidP="00746A6D">
      <w:pPr>
        <w:pStyle w:val="Default"/>
        <w:rPr>
          <w:sz w:val="20"/>
          <w:szCs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</w:tblGrid>
      <w:tr w:rsidR="00746A6D" w:rsidRPr="006041D6" w14:paraId="0358E0B9" w14:textId="77777777" w:rsidTr="00F21973">
        <w:trPr>
          <w:jc w:val="center"/>
        </w:trPr>
        <w:tc>
          <w:tcPr>
            <w:tcW w:w="4111" w:type="dxa"/>
            <w:tcBorders>
              <w:top w:val="single" w:sz="4" w:space="0" w:color="auto"/>
            </w:tcBorders>
          </w:tcPr>
          <w:p w14:paraId="59AE0093" w14:textId="77777777" w:rsidR="00746A6D" w:rsidRPr="006041D6" w:rsidRDefault="00746A6D" w:rsidP="00F21973">
            <w:pPr>
              <w:pStyle w:val="Default"/>
              <w:jc w:val="center"/>
              <w:rPr>
                <w:sz w:val="20"/>
                <w:szCs w:val="20"/>
              </w:rPr>
            </w:pPr>
            <w:r w:rsidRPr="006041D6">
              <w:rPr>
                <w:sz w:val="20"/>
                <w:szCs w:val="20"/>
              </w:rPr>
              <w:t>NOMBRE, FIRMA Y RUT, OFERENTE, REPRESENTANTE LEGAL O APODERADO</w:t>
            </w:r>
          </w:p>
        </w:tc>
      </w:tr>
    </w:tbl>
    <w:p w14:paraId="03B1BA1B" w14:textId="77777777" w:rsidR="00746A6D" w:rsidRPr="006041D6" w:rsidRDefault="00746A6D" w:rsidP="00746A6D">
      <w:pPr>
        <w:rPr>
          <w:rFonts w:eastAsia="Segoe UI Emoji" w:cs="Segoe UI Emoji"/>
          <w:sz w:val="20"/>
          <w:szCs w:val="20"/>
        </w:rPr>
      </w:pPr>
    </w:p>
    <w:sectPr w:rsidR="00746A6D" w:rsidRPr="006041D6">
      <w:headerReference w:type="default" r:id="rId11"/>
      <w:footerReference w:type="default" r:id="rId12"/>
      <w:pgSz w:w="12240" w:h="20160"/>
      <w:pgMar w:top="1275" w:right="1694" w:bottom="1451" w:left="16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5F49E" w14:textId="77777777" w:rsidR="004B0ABF" w:rsidRDefault="004B0ABF" w:rsidP="00887FB8">
      <w:pPr>
        <w:spacing w:after="0" w:line="240" w:lineRule="auto"/>
      </w:pPr>
      <w:r>
        <w:separator/>
      </w:r>
    </w:p>
  </w:endnote>
  <w:endnote w:type="continuationSeparator" w:id="0">
    <w:p w14:paraId="3A9D05C6" w14:textId="77777777" w:rsidR="004B0ABF" w:rsidRDefault="004B0ABF" w:rsidP="00887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C633" w14:textId="77777777" w:rsidR="0017050E" w:rsidRDefault="0017050E" w:rsidP="0017050E">
    <w:pPr>
      <w:pStyle w:val="Piedepgina"/>
      <w:jc w:val="right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MX"/>
      </w:rPr>
      <w:t>2</w:t>
    </w:r>
    <w:r>
      <w:rPr>
        <w:caps/>
        <w:color w:val="156082" w:themeColor="accent1"/>
      </w:rPr>
      <w:fldChar w:fldCharType="end"/>
    </w:r>
  </w:p>
  <w:p w14:paraId="631AFE4B" w14:textId="77777777" w:rsidR="0017050E" w:rsidRDefault="0017050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2859B" w14:textId="77777777" w:rsidR="004B0ABF" w:rsidRDefault="004B0ABF" w:rsidP="00887FB8">
      <w:pPr>
        <w:spacing w:after="0" w:line="240" w:lineRule="auto"/>
      </w:pPr>
      <w:r>
        <w:separator/>
      </w:r>
    </w:p>
  </w:footnote>
  <w:footnote w:type="continuationSeparator" w:id="0">
    <w:p w14:paraId="4E7E73E3" w14:textId="77777777" w:rsidR="004B0ABF" w:rsidRDefault="004B0ABF" w:rsidP="00887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7294" w14:textId="537432F7" w:rsidR="00887FB8" w:rsidRPr="00487681" w:rsidRDefault="00887FB8" w:rsidP="00887FB8">
    <w:pPr>
      <w:pStyle w:val="Encabezado"/>
      <w:jc w:val="right"/>
      <w:rPr>
        <w:sz w:val="24"/>
        <w:szCs w:val="28"/>
        <w:lang w:val="es-MX"/>
      </w:rPr>
    </w:pPr>
  </w:p>
  <w:p w14:paraId="3A3BB78F" w14:textId="618E4CB4" w:rsidR="00A61EAB" w:rsidRDefault="00A61EAB" w:rsidP="00887FB8">
    <w:pPr>
      <w:pStyle w:val="Encabezado"/>
      <w:jc w:val="right"/>
      <w:rPr>
        <w:sz w:val="24"/>
        <w:szCs w:val="28"/>
        <w:lang w:val="es-MX"/>
      </w:rPr>
    </w:pPr>
    <w:r w:rsidRPr="00487681">
      <w:rPr>
        <w:sz w:val="24"/>
        <w:szCs w:val="28"/>
        <w:lang w:val="es-MX"/>
      </w:rPr>
      <w:t xml:space="preserve">Fecha: </w:t>
    </w:r>
    <w:r w:rsidR="000E2F71">
      <w:rPr>
        <w:sz w:val="24"/>
        <w:szCs w:val="28"/>
        <w:lang w:val="es-MX"/>
      </w:rPr>
      <w:t>06</w:t>
    </w:r>
    <w:r w:rsidRPr="00487681">
      <w:rPr>
        <w:sz w:val="24"/>
        <w:szCs w:val="28"/>
        <w:lang w:val="es-MX"/>
      </w:rPr>
      <w:t>-0</w:t>
    </w:r>
    <w:r w:rsidR="000E2F71">
      <w:rPr>
        <w:sz w:val="24"/>
        <w:szCs w:val="28"/>
        <w:lang w:val="es-MX"/>
      </w:rPr>
      <w:t>7</w:t>
    </w:r>
    <w:r w:rsidRPr="00487681">
      <w:rPr>
        <w:sz w:val="24"/>
        <w:szCs w:val="28"/>
        <w:lang w:val="es-MX"/>
      </w:rPr>
      <w:t>-202</w:t>
    </w:r>
    <w:r w:rsidR="00B74257">
      <w:rPr>
        <w:sz w:val="24"/>
        <w:szCs w:val="28"/>
        <w:lang w:val="es-MX"/>
      </w:rPr>
      <w:t>6</w:t>
    </w:r>
  </w:p>
  <w:p w14:paraId="26E36A9B" w14:textId="77777777" w:rsidR="00692E97" w:rsidRPr="00692E97" w:rsidRDefault="00692E97" w:rsidP="00692E97">
    <w:pPr>
      <w:pStyle w:val="Sinespaci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7C47"/>
    <w:multiLevelType w:val="multilevel"/>
    <w:tmpl w:val="DDDE0C20"/>
    <w:lvl w:ilvl="0">
      <w:start w:val="5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ascii="Century Gothic" w:hAnsi="Century Gothic" w:hint="default"/>
        <w:b/>
        <w:bCs/>
        <w:sz w:val="20"/>
        <w:szCs w:val="20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D341871"/>
    <w:multiLevelType w:val="hybridMultilevel"/>
    <w:tmpl w:val="94CCEE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25810"/>
    <w:multiLevelType w:val="hybridMultilevel"/>
    <w:tmpl w:val="3BB6254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B79FA"/>
    <w:multiLevelType w:val="hybridMultilevel"/>
    <w:tmpl w:val="76DC4868"/>
    <w:lvl w:ilvl="0" w:tplc="2EDCFEE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B26BE"/>
    <w:multiLevelType w:val="hybridMultilevel"/>
    <w:tmpl w:val="EEEC92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3311A"/>
    <w:multiLevelType w:val="hybridMultilevel"/>
    <w:tmpl w:val="DE1A2F76"/>
    <w:lvl w:ilvl="0" w:tplc="2EDCFEE2">
      <w:start w:val="1"/>
      <w:numFmt w:val="bullet"/>
      <w:lvlText w:val="•"/>
      <w:lvlJc w:val="left"/>
      <w:pPr>
        <w:ind w:left="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F8799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341A4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24C69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9CD6E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F0C45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9C927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8E08B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BE5CC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A4450A"/>
    <w:multiLevelType w:val="hybridMultilevel"/>
    <w:tmpl w:val="A532E780"/>
    <w:lvl w:ilvl="0" w:tplc="D66C80AC">
      <w:start w:val="7"/>
      <w:numFmt w:val="decimal"/>
      <w:lvlText w:val="%1."/>
      <w:lvlJc w:val="left"/>
      <w:pPr>
        <w:ind w:left="711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1069E4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3E3EFC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48C4FE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F04F2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BA06CA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C641A8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88E562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DED360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3A4E5F"/>
    <w:multiLevelType w:val="hybridMultilevel"/>
    <w:tmpl w:val="B71AE2D2"/>
    <w:lvl w:ilvl="0" w:tplc="156C4884">
      <w:start w:val="4"/>
      <w:numFmt w:val="decimal"/>
      <w:lvlText w:val="%1."/>
      <w:lvlJc w:val="left"/>
      <w:pPr>
        <w:ind w:left="711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3CC5DC">
      <w:start w:val="1"/>
      <w:numFmt w:val="lowerLetter"/>
      <w:lvlText w:val="%2"/>
      <w:lvlJc w:val="left"/>
      <w:pPr>
        <w:ind w:left="108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0811D0">
      <w:start w:val="1"/>
      <w:numFmt w:val="lowerRoman"/>
      <w:lvlText w:val="%3"/>
      <w:lvlJc w:val="left"/>
      <w:pPr>
        <w:ind w:left="18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60AA54">
      <w:start w:val="1"/>
      <w:numFmt w:val="decimal"/>
      <w:lvlText w:val="%4"/>
      <w:lvlJc w:val="left"/>
      <w:pPr>
        <w:ind w:left="252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AAB12A">
      <w:start w:val="1"/>
      <w:numFmt w:val="lowerLetter"/>
      <w:lvlText w:val="%5"/>
      <w:lvlJc w:val="left"/>
      <w:pPr>
        <w:ind w:left="324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5C5102">
      <w:start w:val="1"/>
      <w:numFmt w:val="lowerRoman"/>
      <w:lvlText w:val="%6"/>
      <w:lvlJc w:val="left"/>
      <w:pPr>
        <w:ind w:left="396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22D2BC">
      <w:start w:val="1"/>
      <w:numFmt w:val="decimal"/>
      <w:lvlText w:val="%7"/>
      <w:lvlJc w:val="left"/>
      <w:pPr>
        <w:ind w:left="468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BA7946">
      <w:start w:val="1"/>
      <w:numFmt w:val="lowerLetter"/>
      <w:lvlText w:val="%8"/>
      <w:lvlJc w:val="left"/>
      <w:pPr>
        <w:ind w:left="54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06F1EA">
      <w:start w:val="1"/>
      <w:numFmt w:val="lowerRoman"/>
      <w:lvlText w:val="%9"/>
      <w:lvlJc w:val="left"/>
      <w:pPr>
        <w:ind w:left="612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5266173">
    <w:abstractNumId w:val="7"/>
  </w:num>
  <w:num w:numId="2" w16cid:durableId="500588137">
    <w:abstractNumId w:val="5"/>
  </w:num>
  <w:num w:numId="3" w16cid:durableId="1783840393">
    <w:abstractNumId w:val="6"/>
  </w:num>
  <w:num w:numId="4" w16cid:durableId="585042195">
    <w:abstractNumId w:val="3"/>
  </w:num>
  <w:num w:numId="5" w16cid:durableId="288244022">
    <w:abstractNumId w:val="0"/>
  </w:num>
  <w:num w:numId="6" w16cid:durableId="1855266048">
    <w:abstractNumId w:val="4"/>
  </w:num>
  <w:num w:numId="7" w16cid:durableId="1566523816">
    <w:abstractNumId w:val="2"/>
  </w:num>
  <w:num w:numId="8" w16cid:durableId="178869161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lipe  Leiva Vélez">
    <w15:presenceInfo w15:providerId="AD" w15:userId="S::felipe.leiva@sleploslibertadores.gob.cl::43ac2571-db54-4c4a-958a-ad5e72c907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C9E"/>
    <w:rsid w:val="0000406B"/>
    <w:rsid w:val="00004977"/>
    <w:rsid w:val="00010947"/>
    <w:rsid w:val="00012E1B"/>
    <w:rsid w:val="00021134"/>
    <w:rsid w:val="00026D43"/>
    <w:rsid w:val="00030021"/>
    <w:rsid w:val="00035803"/>
    <w:rsid w:val="000403CE"/>
    <w:rsid w:val="000407F1"/>
    <w:rsid w:val="000436DB"/>
    <w:rsid w:val="00043D1C"/>
    <w:rsid w:val="0004495A"/>
    <w:rsid w:val="00044EEB"/>
    <w:rsid w:val="00045C95"/>
    <w:rsid w:val="00054B91"/>
    <w:rsid w:val="00060E6B"/>
    <w:rsid w:val="00061F42"/>
    <w:rsid w:val="000664B7"/>
    <w:rsid w:val="00067CE3"/>
    <w:rsid w:val="000848C1"/>
    <w:rsid w:val="00091969"/>
    <w:rsid w:val="00093D6F"/>
    <w:rsid w:val="00095DFB"/>
    <w:rsid w:val="000A6816"/>
    <w:rsid w:val="000C11AC"/>
    <w:rsid w:val="000C4504"/>
    <w:rsid w:val="000C45A7"/>
    <w:rsid w:val="000C7457"/>
    <w:rsid w:val="000D0273"/>
    <w:rsid w:val="000D1617"/>
    <w:rsid w:val="000D657B"/>
    <w:rsid w:val="000E2F71"/>
    <w:rsid w:val="000E4B3A"/>
    <w:rsid w:val="000F3A9D"/>
    <w:rsid w:val="000F5C19"/>
    <w:rsid w:val="001028AA"/>
    <w:rsid w:val="00111790"/>
    <w:rsid w:val="001140CC"/>
    <w:rsid w:val="001141A0"/>
    <w:rsid w:val="001148D2"/>
    <w:rsid w:val="0011613A"/>
    <w:rsid w:val="00122B0B"/>
    <w:rsid w:val="001303A6"/>
    <w:rsid w:val="0014241C"/>
    <w:rsid w:val="0016667E"/>
    <w:rsid w:val="001670B2"/>
    <w:rsid w:val="0017050E"/>
    <w:rsid w:val="00191AE3"/>
    <w:rsid w:val="001924F4"/>
    <w:rsid w:val="00196EA7"/>
    <w:rsid w:val="001A55A0"/>
    <w:rsid w:val="001A5BC2"/>
    <w:rsid w:val="001A66A2"/>
    <w:rsid w:val="001B388D"/>
    <w:rsid w:val="001B69D0"/>
    <w:rsid w:val="001B6C13"/>
    <w:rsid w:val="001C3DE2"/>
    <w:rsid w:val="001C56E7"/>
    <w:rsid w:val="001D0344"/>
    <w:rsid w:val="001D20B8"/>
    <w:rsid w:val="001E7563"/>
    <w:rsid w:val="001F3A09"/>
    <w:rsid w:val="001F43CF"/>
    <w:rsid w:val="00215189"/>
    <w:rsid w:val="00224D60"/>
    <w:rsid w:val="00224E55"/>
    <w:rsid w:val="00232176"/>
    <w:rsid w:val="002353CD"/>
    <w:rsid w:val="00244273"/>
    <w:rsid w:val="00270D02"/>
    <w:rsid w:val="00282464"/>
    <w:rsid w:val="002A1FF4"/>
    <w:rsid w:val="002A2BCE"/>
    <w:rsid w:val="002A4748"/>
    <w:rsid w:val="002B16BC"/>
    <w:rsid w:val="002B18F0"/>
    <w:rsid w:val="002B6074"/>
    <w:rsid w:val="002C0B5E"/>
    <w:rsid w:val="002C0CC4"/>
    <w:rsid w:val="002C0DDF"/>
    <w:rsid w:val="002C37A1"/>
    <w:rsid w:val="002D07F0"/>
    <w:rsid w:val="002D6113"/>
    <w:rsid w:val="002E3567"/>
    <w:rsid w:val="002E35D4"/>
    <w:rsid w:val="002E5DA0"/>
    <w:rsid w:val="002E6AC7"/>
    <w:rsid w:val="002F2F14"/>
    <w:rsid w:val="00302369"/>
    <w:rsid w:val="003104D2"/>
    <w:rsid w:val="00317916"/>
    <w:rsid w:val="00323F07"/>
    <w:rsid w:val="00337C03"/>
    <w:rsid w:val="003528C5"/>
    <w:rsid w:val="00353410"/>
    <w:rsid w:val="0035409A"/>
    <w:rsid w:val="00356145"/>
    <w:rsid w:val="00363558"/>
    <w:rsid w:val="00366DFB"/>
    <w:rsid w:val="00367332"/>
    <w:rsid w:val="00376FC2"/>
    <w:rsid w:val="00377DA5"/>
    <w:rsid w:val="00392C3B"/>
    <w:rsid w:val="00394834"/>
    <w:rsid w:val="003B0B66"/>
    <w:rsid w:val="003D4E0F"/>
    <w:rsid w:val="003D4F05"/>
    <w:rsid w:val="003E4299"/>
    <w:rsid w:val="003F36CC"/>
    <w:rsid w:val="00401BEC"/>
    <w:rsid w:val="00403E25"/>
    <w:rsid w:val="0040453E"/>
    <w:rsid w:val="00416BCF"/>
    <w:rsid w:val="00421250"/>
    <w:rsid w:val="0042450C"/>
    <w:rsid w:val="00446B3D"/>
    <w:rsid w:val="00451E9C"/>
    <w:rsid w:val="004579A3"/>
    <w:rsid w:val="00460776"/>
    <w:rsid w:val="00463CD7"/>
    <w:rsid w:val="00466424"/>
    <w:rsid w:val="0047045F"/>
    <w:rsid w:val="00473DE6"/>
    <w:rsid w:val="0048179D"/>
    <w:rsid w:val="00487681"/>
    <w:rsid w:val="00492CF0"/>
    <w:rsid w:val="004A443D"/>
    <w:rsid w:val="004B0ABF"/>
    <w:rsid w:val="004B3ED2"/>
    <w:rsid w:val="004C22B5"/>
    <w:rsid w:val="004C2FF0"/>
    <w:rsid w:val="004D259D"/>
    <w:rsid w:val="004D3B49"/>
    <w:rsid w:val="004D543A"/>
    <w:rsid w:val="004D5D94"/>
    <w:rsid w:val="004F22FC"/>
    <w:rsid w:val="004F2E21"/>
    <w:rsid w:val="004F5D67"/>
    <w:rsid w:val="005152B1"/>
    <w:rsid w:val="005155E9"/>
    <w:rsid w:val="00516BF2"/>
    <w:rsid w:val="005227C4"/>
    <w:rsid w:val="00523CC2"/>
    <w:rsid w:val="005240FE"/>
    <w:rsid w:val="00524EEB"/>
    <w:rsid w:val="00527D45"/>
    <w:rsid w:val="00533B83"/>
    <w:rsid w:val="00536111"/>
    <w:rsid w:val="00536FD2"/>
    <w:rsid w:val="00537B8A"/>
    <w:rsid w:val="005442CC"/>
    <w:rsid w:val="00551CD1"/>
    <w:rsid w:val="005537AB"/>
    <w:rsid w:val="00555827"/>
    <w:rsid w:val="00557067"/>
    <w:rsid w:val="0056504C"/>
    <w:rsid w:val="00570A18"/>
    <w:rsid w:val="0058360A"/>
    <w:rsid w:val="005A3E5F"/>
    <w:rsid w:val="005A413F"/>
    <w:rsid w:val="005A6204"/>
    <w:rsid w:val="005B1C04"/>
    <w:rsid w:val="005B5669"/>
    <w:rsid w:val="005B799B"/>
    <w:rsid w:val="005D6882"/>
    <w:rsid w:val="005E6ECA"/>
    <w:rsid w:val="005F0873"/>
    <w:rsid w:val="005F0A23"/>
    <w:rsid w:val="005F5A6E"/>
    <w:rsid w:val="006028F8"/>
    <w:rsid w:val="00602A20"/>
    <w:rsid w:val="006250F7"/>
    <w:rsid w:val="0062596A"/>
    <w:rsid w:val="0063046B"/>
    <w:rsid w:val="00640B6C"/>
    <w:rsid w:val="00650FE1"/>
    <w:rsid w:val="00654F45"/>
    <w:rsid w:val="0066301E"/>
    <w:rsid w:val="006664C9"/>
    <w:rsid w:val="00680EE6"/>
    <w:rsid w:val="006844D7"/>
    <w:rsid w:val="006915D0"/>
    <w:rsid w:val="00692E97"/>
    <w:rsid w:val="00696445"/>
    <w:rsid w:val="006A25FE"/>
    <w:rsid w:val="006B0558"/>
    <w:rsid w:val="006B698E"/>
    <w:rsid w:val="006C024E"/>
    <w:rsid w:val="006C161B"/>
    <w:rsid w:val="006E5064"/>
    <w:rsid w:val="006F5795"/>
    <w:rsid w:val="006F63A7"/>
    <w:rsid w:val="006F6890"/>
    <w:rsid w:val="00700789"/>
    <w:rsid w:val="007028FE"/>
    <w:rsid w:val="00703033"/>
    <w:rsid w:val="00707AF6"/>
    <w:rsid w:val="00715B3C"/>
    <w:rsid w:val="00726912"/>
    <w:rsid w:val="00732628"/>
    <w:rsid w:val="007419A7"/>
    <w:rsid w:val="00746A6D"/>
    <w:rsid w:val="00746B3F"/>
    <w:rsid w:val="00750029"/>
    <w:rsid w:val="007506E8"/>
    <w:rsid w:val="00757C9E"/>
    <w:rsid w:val="00757CD6"/>
    <w:rsid w:val="00773D5C"/>
    <w:rsid w:val="00775E19"/>
    <w:rsid w:val="00797802"/>
    <w:rsid w:val="007A399E"/>
    <w:rsid w:val="007A415B"/>
    <w:rsid w:val="007A58B9"/>
    <w:rsid w:val="007A603E"/>
    <w:rsid w:val="007A7C46"/>
    <w:rsid w:val="007B122A"/>
    <w:rsid w:val="007B741D"/>
    <w:rsid w:val="007C1225"/>
    <w:rsid w:val="007C22A7"/>
    <w:rsid w:val="007D3838"/>
    <w:rsid w:val="007D5576"/>
    <w:rsid w:val="007F5DCC"/>
    <w:rsid w:val="00812566"/>
    <w:rsid w:val="00814DC4"/>
    <w:rsid w:val="00816BFB"/>
    <w:rsid w:val="008730A4"/>
    <w:rsid w:val="0087595A"/>
    <w:rsid w:val="00877653"/>
    <w:rsid w:val="00886098"/>
    <w:rsid w:val="00887FB8"/>
    <w:rsid w:val="0089557A"/>
    <w:rsid w:val="00896AE3"/>
    <w:rsid w:val="008B5908"/>
    <w:rsid w:val="008C036C"/>
    <w:rsid w:val="008C05B1"/>
    <w:rsid w:val="008C2833"/>
    <w:rsid w:val="008D53CA"/>
    <w:rsid w:val="008D7117"/>
    <w:rsid w:val="008E06F8"/>
    <w:rsid w:val="008E1AA7"/>
    <w:rsid w:val="008F7A6F"/>
    <w:rsid w:val="00910042"/>
    <w:rsid w:val="00913CD1"/>
    <w:rsid w:val="0091420B"/>
    <w:rsid w:val="00914CCF"/>
    <w:rsid w:val="00916819"/>
    <w:rsid w:val="00916C25"/>
    <w:rsid w:val="00921D55"/>
    <w:rsid w:val="00932DE6"/>
    <w:rsid w:val="00940399"/>
    <w:rsid w:val="00946FD5"/>
    <w:rsid w:val="0096473D"/>
    <w:rsid w:val="0097006E"/>
    <w:rsid w:val="00972DE7"/>
    <w:rsid w:val="00973719"/>
    <w:rsid w:val="009737D3"/>
    <w:rsid w:val="009821A0"/>
    <w:rsid w:val="009904ED"/>
    <w:rsid w:val="009967D2"/>
    <w:rsid w:val="009A2544"/>
    <w:rsid w:val="009B16EF"/>
    <w:rsid w:val="009B4520"/>
    <w:rsid w:val="009B7EB2"/>
    <w:rsid w:val="009C0625"/>
    <w:rsid w:val="009C3FAC"/>
    <w:rsid w:val="009C4EE0"/>
    <w:rsid w:val="009D5D79"/>
    <w:rsid w:val="009E2E7B"/>
    <w:rsid w:val="009E2E8A"/>
    <w:rsid w:val="009E3485"/>
    <w:rsid w:val="009E6A4E"/>
    <w:rsid w:val="009F72BA"/>
    <w:rsid w:val="00A06E08"/>
    <w:rsid w:val="00A10AB3"/>
    <w:rsid w:val="00A132E4"/>
    <w:rsid w:val="00A14565"/>
    <w:rsid w:val="00A178AA"/>
    <w:rsid w:val="00A205FF"/>
    <w:rsid w:val="00A21552"/>
    <w:rsid w:val="00A324A6"/>
    <w:rsid w:val="00A44B50"/>
    <w:rsid w:val="00A45D05"/>
    <w:rsid w:val="00A55322"/>
    <w:rsid w:val="00A56D77"/>
    <w:rsid w:val="00A5759C"/>
    <w:rsid w:val="00A61EAB"/>
    <w:rsid w:val="00A719C3"/>
    <w:rsid w:val="00A801A7"/>
    <w:rsid w:val="00A8102A"/>
    <w:rsid w:val="00A81886"/>
    <w:rsid w:val="00A842CD"/>
    <w:rsid w:val="00A861FC"/>
    <w:rsid w:val="00A86246"/>
    <w:rsid w:val="00A913CC"/>
    <w:rsid w:val="00AA02E0"/>
    <w:rsid w:val="00AB32C6"/>
    <w:rsid w:val="00AB485A"/>
    <w:rsid w:val="00AB4B80"/>
    <w:rsid w:val="00AB4D58"/>
    <w:rsid w:val="00AC3319"/>
    <w:rsid w:val="00AD11A8"/>
    <w:rsid w:val="00AD7A57"/>
    <w:rsid w:val="00AE5725"/>
    <w:rsid w:val="00AE77F0"/>
    <w:rsid w:val="00B008C0"/>
    <w:rsid w:val="00B020BD"/>
    <w:rsid w:val="00B128F8"/>
    <w:rsid w:val="00B13C7C"/>
    <w:rsid w:val="00B159A3"/>
    <w:rsid w:val="00B17217"/>
    <w:rsid w:val="00B236BD"/>
    <w:rsid w:val="00B240DB"/>
    <w:rsid w:val="00B47DEC"/>
    <w:rsid w:val="00B51489"/>
    <w:rsid w:val="00B52B67"/>
    <w:rsid w:val="00B616A2"/>
    <w:rsid w:val="00B64580"/>
    <w:rsid w:val="00B74257"/>
    <w:rsid w:val="00B751A1"/>
    <w:rsid w:val="00B8255C"/>
    <w:rsid w:val="00B96C30"/>
    <w:rsid w:val="00BA51A3"/>
    <w:rsid w:val="00BB0705"/>
    <w:rsid w:val="00BB1D97"/>
    <w:rsid w:val="00BB26B9"/>
    <w:rsid w:val="00BB51B3"/>
    <w:rsid w:val="00BC493E"/>
    <w:rsid w:val="00BC7FC7"/>
    <w:rsid w:val="00BD0899"/>
    <w:rsid w:val="00BD1BAC"/>
    <w:rsid w:val="00BD2AB2"/>
    <w:rsid w:val="00BD7D9F"/>
    <w:rsid w:val="00BE303D"/>
    <w:rsid w:val="00BE4C3E"/>
    <w:rsid w:val="00BF4BF3"/>
    <w:rsid w:val="00C01CB5"/>
    <w:rsid w:val="00C06361"/>
    <w:rsid w:val="00C12863"/>
    <w:rsid w:val="00C13647"/>
    <w:rsid w:val="00C14CD3"/>
    <w:rsid w:val="00C2528C"/>
    <w:rsid w:val="00C42425"/>
    <w:rsid w:val="00C4309F"/>
    <w:rsid w:val="00C43664"/>
    <w:rsid w:val="00C44329"/>
    <w:rsid w:val="00C529C3"/>
    <w:rsid w:val="00C530B2"/>
    <w:rsid w:val="00C6431B"/>
    <w:rsid w:val="00C72D75"/>
    <w:rsid w:val="00C82FB3"/>
    <w:rsid w:val="00C86D0A"/>
    <w:rsid w:val="00C9014D"/>
    <w:rsid w:val="00CA52C9"/>
    <w:rsid w:val="00CB783A"/>
    <w:rsid w:val="00CD1629"/>
    <w:rsid w:val="00CD4358"/>
    <w:rsid w:val="00CD4E37"/>
    <w:rsid w:val="00CF1192"/>
    <w:rsid w:val="00CF1A2B"/>
    <w:rsid w:val="00CF69DF"/>
    <w:rsid w:val="00D03F00"/>
    <w:rsid w:val="00D041CD"/>
    <w:rsid w:val="00D06975"/>
    <w:rsid w:val="00D2023D"/>
    <w:rsid w:val="00D22D6D"/>
    <w:rsid w:val="00D27ED8"/>
    <w:rsid w:val="00D34507"/>
    <w:rsid w:val="00D357A3"/>
    <w:rsid w:val="00D41BE0"/>
    <w:rsid w:val="00D446B0"/>
    <w:rsid w:val="00D56F3D"/>
    <w:rsid w:val="00D672FB"/>
    <w:rsid w:val="00D7540E"/>
    <w:rsid w:val="00D75BCA"/>
    <w:rsid w:val="00D83C84"/>
    <w:rsid w:val="00D928FC"/>
    <w:rsid w:val="00D95D97"/>
    <w:rsid w:val="00D9737C"/>
    <w:rsid w:val="00D97B7D"/>
    <w:rsid w:val="00DA06E5"/>
    <w:rsid w:val="00DA5983"/>
    <w:rsid w:val="00DB3B77"/>
    <w:rsid w:val="00DC1A67"/>
    <w:rsid w:val="00DD1B94"/>
    <w:rsid w:val="00DD20FF"/>
    <w:rsid w:val="00DD257A"/>
    <w:rsid w:val="00DD4D70"/>
    <w:rsid w:val="00DF1A77"/>
    <w:rsid w:val="00E026CD"/>
    <w:rsid w:val="00E05FE4"/>
    <w:rsid w:val="00E06AD6"/>
    <w:rsid w:val="00E15241"/>
    <w:rsid w:val="00E15868"/>
    <w:rsid w:val="00E25E89"/>
    <w:rsid w:val="00E2609F"/>
    <w:rsid w:val="00E27B39"/>
    <w:rsid w:val="00E41FBC"/>
    <w:rsid w:val="00E53C25"/>
    <w:rsid w:val="00E55495"/>
    <w:rsid w:val="00E60D0B"/>
    <w:rsid w:val="00E655CE"/>
    <w:rsid w:val="00E70AFE"/>
    <w:rsid w:val="00E711F4"/>
    <w:rsid w:val="00E8046B"/>
    <w:rsid w:val="00E84DA4"/>
    <w:rsid w:val="00E85322"/>
    <w:rsid w:val="00E93C7B"/>
    <w:rsid w:val="00EA1B1F"/>
    <w:rsid w:val="00EA3A39"/>
    <w:rsid w:val="00EB1D84"/>
    <w:rsid w:val="00EC7373"/>
    <w:rsid w:val="00EC7BAB"/>
    <w:rsid w:val="00ED1393"/>
    <w:rsid w:val="00EE081B"/>
    <w:rsid w:val="00EE6488"/>
    <w:rsid w:val="00EF46CB"/>
    <w:rsid w:val="00EF7869"/>
    <w:rsid w:val="00EF7DCB"/>
    <w:rsid w:val="00F0066C"/>
    <w:rsid w:val="00F05BAD"/>
    <w:rsid w:val="00F2424F"/>
    <w:rsid w:val="00F24F1A"/>
    <w:rsid w:val="00F4267A"/>
    <w:rsid w:val="00F562DE"/>
    <w:rsid w:val="00F626AA"/>
    <w:rsid w:val="00F6319A"/>
    <w:rsid w:val="00F6555A"/>
    <w:rsid w:val="00F674A3"/>
    <w:rsid w:val="00F67928"/>
    <w:rsid w:val="00F72192"/>
    <w:rsid w:val="00F732AB"/>
    <w:rsid w:val="00FA232D"/>
    <w:rsid w:val="00FA5EE6"/>
    <w:rsid w:val="00FA77EB"/>
    <w:rsid w:val="00FB2553"/>
    <w:rsid w:val="00FB625A"/>
    <w:rsid w:val="00FD78D7"/>
    <w:rsid w:val="00FE13FD"/>
    <w:rsid w:val="00FF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59903D"/>
  <w15:docId w15:val="{DD2C78C2-AE9C-4C03-9755-14ECDB4D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Century Gothic" w:eastAsia="Century Gothic" w:hAnsi="Century Gothic" w:cs="Century Gothic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4" w:line="269" w:lineRule="auto"/>
      <w:ind w:left="14" w:hanging="10"/>
      <w:outlineLvl w:val="1"/>
    </w:pPr>
    <w:rPr>
      <w:rFonts w:ascii="Century Gothic" w:eastAsia="Century Gothic" w:hAnsi="Century Gothic" w:cs="Century Gothic"/>
      <w:b/>
      <w:color w:val="000000"/>
      <w:sz w:val="2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4" w:line="269" w:lineRule="auto"/>
      <w:ind w:left="14" w:hanging="10"/>
      <w:outlineLvl w:val="2"/>
    </w:pPr>
    <w:rPr>
      <w:rFonts w:ascii="Century Gothic" w:eastAsia="Century Gothic" w:hAnsi="Century Gothic" w:cs="Century Gothic"/>
      <w:b/>
      <w:color w:val="000000"/>
      <w:sz w:val="20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4" w:line="269" w:lineRule="auto"/>
      <w:ind w:left="14" w:hanging="10"/>
      <w:outlineLvl w:val="3"/>
    </w:pPr>
    <w:rPr>
      <w:rFonts w:ascii="Century Gothic" w:eastAsia="Century Gothic" w:hAnsi="Century Gothic" w:cs="Century Gothic"/>
      <w:b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Pr>
      <w:rFonts w:ascii="Century Gothic" w:eastAsia="Century Gothic" w:hAnsi="Century Gothic" w:cs="Century Gothic"/>
      <w:b/>
      <w:color w:val="000000"/>
      <w:sz w:val="21"/>
    </w:rPr>
  </w:style>
  <w:style w:type="character" w:customStyle="1" w:styleId="Ttulo4Car">
    <w:name w:val="Título 4 Car"/>
    <w:link w:val="Ttulo4"/>
    <w:rPr>
      <w:rFonts w:ascii="Century Gothic" w:eastAsia="Century Gothic" w:hAnsi="Century Gothic" w:cs="Century Gothic"/>
      <w:b/>
      <w:color w:val="000000"/>
      <w:sz w:val="20"/>
    </w:rPr>
  </w:style>
  <w:style w:type="character" w:customStyle="1" w:styleId="Ttulo3Car">
    <w:name w:val="Título 3 Car"/>
    <w:link w:val="Ttulo3"/>
    <w:rPr>
      <w:rFonts w:ascii="Century Gothic" w:eastAsia="Century Gothic" w:hAnsi="Century Gothic" w:cs="Century Gothic"/>
      <w:b/>
      <w:color w:val="000000"/>
      <w:sz w:val="20"/>
    </w:rPr>
  </w:style>
  <w:style w:type="character" w:customStyle="1" w:styleId="Ttulo2Car">
    <w:name w:val="Título 2 Car"/>
    <w:link w:val="Ttulo2"/>
    <w:uiPriority w:val="9"/>
    <w:rPr>
      <w:rFonts w:ascii="Century Gothic" w:eastAsia="Century Gothic" w:hAnsi="Century Gothic" w:cs="Century Gothic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aliases w:val="Titulo 3,1_List Paragraph,Lista vistosa - Énfasis 12,DINFO_Materia,Bullet List,FooterText,numbered,List Paragraph1,Paragraphe de liste1,Bulletr List Paragraph,列出段落,列出段落1,List Paragraph2,List Paragraph21,Listeafsnit1,Parágrafo da Lista1"/>
    <w:basedOn w:val="Normal"/>
    <w:link w:val="PrrafodelistaCar"/>
    <w:uiPriority w:val="34"/>
    <w:qFormat/>
    <w:rsid w:val="007A415B"/>
    <w:pPr>
      <w:ind w:left="720"/>
      <w:contextualSpacing/>
    </w:pPr>
  </w:style>
  <w:style w:type="table" w:styleId="Tablaconcuadrcula">
    <w:name w:val="Table Grid"/>
    <w:basedOn w:val="Tablanormal"/>
    <w:uiPriority w:val="39"/>
    <w:qFormat/>
    <w:rsid w:val="000D0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87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7FB8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887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FB8"/>
    <w:rPr>
      <w:rFonts w:ascii="Calibri" w:eastAsia="Calibri" w:hAnsi="Calibri" w:cs="Calibri"/>
      <w:color w:val="000000"/>
      <w:sz w:val="22"/>
    </w:rPr>
  </w:style>
  <w:style w:type="paragraph" w:styleId="Sinespaciado">
    <w:name w:val="No Spacing"/>
    <w:uiPriority w:val="1"/>
    <w:qFormat/>
    <w:rsid w:val="00692E97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customStyle="1" w:styleId="PrrafodelistaCar">
    <w:name w:val="Párrafo de lista Car"/>
    <w:aliases w:val="Titulo 3 Car,1_List Paragraph Car,Lista vistosa - Énfasis 12 Car,DINFO_Materia Car,Bullet List Car,FooterText Car,numbered Car,List Paragraph1 Car,Paragraphe de liste1 Car,Bulletr List Paragraph Car,列出段落 Car,列出段落1 Car"/>
    <w:basedOn w:val="Fuentedeprrafopredeter"/>
    <w:link w:val="Prrafodelista"/>
    <w:uiPriority w:val="34"/>
    <w:qFormat/>
    <w:locked/>
    <w:rsid w:val="00746A6D"/>
    <w:rPr>
      <w:rFonts w:ascii="Calibri" w:eastAsia="Calibri" w:hAnsi="Calibri" w:cs="Calibri"/>
      <w:color w:val="000000"/>
      <w:sz w:val="22"/>
    </w:rPr>
  </w:style>
  <w:style w:type="paragraph" w:styleId="Textoindependiente">
    <w:name w:val="Body Text"/>
    <w:basedOn w:val="Normal"/>
    <w:link w:val="TextoindependienteCar"/>
    <w:qFormat/>
    <w:rsid w:val="00746A6D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color w:val="auto"/>
      <w:kern w:val="0"/>
      <w:sz w:val="24"/>
      <w:lang w:val="es-ES_tradnl"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746A6D"/>
    <w:rPr>
      <w:rFonts w:ascii="Times New Roman" w:eastAsia="Times New Roman" w:hAnsi="Times New Roman" w:cs="Times New Roman"/>
      <w:kern w:val="0"/>
      <w:lang w:val="es-ES_tradnl" w:eastAsia="es-ES"/>
      <w14:ligatures w14:val="none"/>
    </w:rPr>
  </w:style>
  <w:style w:type="paragraph" w:customStyle="1" w:styleId="Default">
    <w:name w:val="Default"/>
    <w:rsid w:val="00746A6D"/>
    <w:pPr>
      <w:autoSpaceDE w:val="0"/>
      <w:autoSpaceDN w:val="0"/>
      <w:adjustRightInd w:val="0"/>
      <w:spacing w:after="0" w:line="240" w:lineRule="auto"/>
    </w:pPr>
    <w:rPr>
      <w:rFonts w:ascii="Century Gothic" w:eastAsiaTheme="minorHAnsi" w:hAnsi="Century Gothic" w:cs="Century Gothic"/>
      <w:color w:val="000000"/>
      <w:kern w:val="0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5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3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55B4FA6D97644CA44306F6F9DBF141" ma:contentTypeVersion="15" ma:contentTypeDescription="Crear nuevo documento." ma:contentTypeScope="" ma:versionID="910641f8151d601515fca4195f144d01">
  <xsd:schema xmlns:xsd="http://www.w3.org/2001/XMLSchema" xmlns:xs="http://www.w3.org/2001/XMLSchema" xmlns:p="http://schemas.microsoft.com/office/2006/metadata/properties" xmlns:ns2="7e5a4b9a-151b-45ca-a6e5-838e3d268a4d" xmlns:ns3="7b8110fd-b1df-4f7e-b180-e7f805acfb60" xmlns:ns4="http://schemas.microsoft.com/sharepoint/v3/fields" targetNamespace="http://schemas.microsoft.com/office/2006/metadata/properties" ma:root="true" ma:fieldsID="c113d9a191714f91c8b59c4c49e32ad1" ns2:_="" ns3:_="" ns4:_="">
    <xsd:import namespace="7e5a4b9a-151b-45ca-a6e5-838e3d268a4d"/>
    <xsd:import namespace="7b8110fd-b1df-4f7e-b180-e7f805acfb60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_Identifie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5a4b9a-151b-45ca-a6e5-838e3d268a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b89cc69-7eb5-47df-8eaa-164e1b655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110fd-b1df-4f7e-b180-e7f805acfb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43e061-f93f-4e22-bda1-ddc25f7a2551}" ma:internalName="TaxCatchAll" ma:showField="CatchAllData" ma:web="7b8110fd-b1df-4f7e-b180-e7f805acf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Identifier" ma:index="18" nillable="true" ma:displayName="Identificador de recursos" ma:description="Cadena o número de identificación, que suele ser conforme a un sistema de identificación formal" ma:internalName="_Identifier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8110fd-b1df-4f7e-b180-e7f805acfb60" xsi:nil="true"/>
    <lcf76f155ced4ddcb4097134ff3c332f xmlns="7e5a4b9a-151b-45ca-a6e5-838e3d268a4d">
      <Terms xmlns="http://schemas.microsoft.com/office/infopath/2007/PartnerControls"/>
    </lcf76f155ced4ddcb4097134ff3c332f>
    <_Identifier xmlns="http://schemas.microsoft.com/sharepoint/v3/fields">Slep-</_Identifier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36AC9-BF18-480B-9509-2454468843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94AE9B-06FC-4CBB-9D7D-70190FAF1F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5a4b9a-151b-45ca-a6e5-838e3d268a4d"/>
    <ds:schemaRef ds:uri="7b8110fd-b1df-4f7e-b180-e7f805acfb60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337AD7-77E2-4DF3-B90D-32601CE4610A}">
  <ds:schemaRefs>
    <ds:schemaRef ds:uri="http://schemas.microsoft.com/office/2006/metadata/properties"/>
    <ds:schemaRef ds:uri="http://schemas.microsoft.com/office/infopath/2007/PartnerControls"/>
    <ds:schemaRef ds:uri="7b8110fd-b1df-4f7e-b180-e7f805acfb60"/>
    <ds:schemaRef ds:uri="7e5a4b9a-151b-45ca-a6e5-838e3d268a4d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A2D5917B-5594-4F04-83A7-CE3812E67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1461</Words>
  <Characters>8040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Alejandro Suazo Rios</dc:creator>
  <cp:keywords/>
  <cp:lastModifiedBy>Jennifer Cuevas</cp:lastModifiedBy>
  <cp:revision>3</cp:revision>
  <dcterms:created xsi:type="dcterms:W3CDTF">2026-07-06T15:46:00Z</dcterms:created>
  <dcterms:modified xsi:type="dcterms:W3CDTF">2026-07-06T16:17:00Z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0x0101007955B4FA6D97644CA44306F6F9DBF141</vt:lpwstr>
  </property>
  <property fmtid="{D5CDD505-2E9C-101B-9397-08002B2CF9AE}" pid="3" name="MediaServiceImageTags">
    <vt:lpwstr/>
  </property>
</Properties>
</file>